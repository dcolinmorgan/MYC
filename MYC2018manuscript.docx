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Perturbation-based</w:t>
      </w:r>
      <w:r w:rsidDel="00000000" w:rsidR="00000000" w:rsidRPr="00000000">
        <w:rPr>
          <w:b w:val="1"/>
          <w:sz w:val="28"/>
          <w:szCs w:val="28"/>
          <w:rtl w:val="0"/>
        </w:rPr>
        <w:t xml:space="preserve"> gene regulatory network inference to unravel oncogenic </w:t>
      </w:r>
      <w:r w:rsidDel="00000000" w:rsidR="00000000" w:rsidRPr="00000000">
        <w:rPr>
          <w:b w:val="1"/>
          <w:sz w:val="28"/>
          <w:szCs w:val="28"/>
          <w:rtl w:val="0"/>
        </w:rPr>
        <w:t xml:space="preserve">mechanisms</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Daniel Morgan</w:t>
      </w:r>
      <w:r w:rsidDel="00000000" w:rsidR="00000000" w:rsidRPr="00000000">
        <w:rPr>
          <w:sz w:val="20"/>
          <w:szCs w:val="20"/>
          <w:vertAlign w:val="superscript"/>
          <w:rtl w:val="0"/>
        </w:rPr>
        <w:t xml:space="preserve">1</w:t>
      </w:r>
      <w:r w:rsidDel="00000000" w:rsidR="00000000" w:rsidRPr="00000000">
        <w:rPr>
          <w:sz w:val="20"/>
          <w:szCs w:val="20"/>
          <w:rtl w:val="0"/>
        </w:rPr>
        <w:t xml:space="preserve">, Matthew Studham</w:t>
      </w:r>
      <w:r w:rsidDel="00000000" w:rsidR="00000000" w:rsidRPr="00000000">
        <w:rPr>
          <w:sz w:val="20"/>
          <w:szCs w:val="20"/>
          <w:vertAlign w:val="superscript"/>
          <w:rtl w:val="0"/>
        </w:rPr>
        <w:t xml:space="preserve">1</w:t>
      </w:r>
      <w:r w:rsidDel="00000000" w:rsidR="00000000" w:rsidRPr="00000000">
        <w:rPr>
          <w:sz w:val="20"/>
          <w:szCs w:val="20"/>
          <w:rtl w:val="0"/>
        </w:rPr>
        <w:t xml:space="preserve">, Andreas Tjärnberg</w:t>
      </w:r>
      <w:r w:rsidDel="00000000" w:rsidR="00000000" w:rsidRPr="00000000">
        <w:rPr>
          <w:sz w:val="20"/>
          <w:szCs w:val="20"/>
          <w:vertAlign w:val="superscript"/>
          <w:rtl w:val="0"/>
        </w:rPr>
        <w:t xml:space="preserve">1,2</w:t>
      </w:r>
      <w:r w:rsidDel="00000000" w:rsidR="00000000" w:rsidRPr="00000000">
        <w:rPr>
          <w:sz w:val="20"/>
          <w:szCs w:val="20"/>
          <w:rtl w:val="0"/>
        </w:rPr>
        <w:t xml:space="preserve">, Holger Weishaupt</w:t>
      </w:r>
      <w:r w:rsidDel="00000000" w:rsidR="00000000" w:rsidRPr="00000000">
        <w:rPr>
          <w:sz w:val="20"/>
          <w:szCs w:val="20"/>
          <w:vertAlign w:val="superscript"/>
          <w:rtl w:val="0"/>
        </w:rPr>
        <w:t xml:space="preserve">3</w:t>
      </w:r>
      <w:r w:rsidDel="00000000" w:rsidR="00000000" w:rsidRPr="00000000">
        <w:rPr>
          <w:sz w:val="20"/>
          <w:szCs w:val="20"/>
          <w:rtl w:val="0"/>
        </w:rPr>
        <w:t xml:space="preserve">, Fredrik J. Swartling</w:t>
      </w:r>
      <w:r w:rsidDel="00000000" w:rsidR="00000000" w:rsidRPr="00000000">
        <w:rPr>
          <w:sz w:val="20"/>
          <w:szCs w:val="20"/>
          <w:vertAlign w:val="superscript"/>
          <w:rtl w:val="0"/>
        </w:rPr>
        <w:t xml:space="preserve">3</w:t>
      </w:r>
      <w:r w:rsidDel="00000000" w:rsidR="00000000" w:rsidRPr="00000000">
        <w:rPr>
          <w:sz w:val="20"/>
          <w:szCs w:val="20"/>
          <w:rtl w:val="0"/>
        </w:rPr>
        <w:t xml:space="preserve">, Torbjörn E. M. Nordling</w:t>
      </w:r>
      <w:r w:rsidDel="00000000" w:rsidR="00000000" w:rsidRPr="00000000">
        <w:rPr>
          <w:sz w:val="20"/>
          <w:szCs w:val="20"/>
          <w:vertAlign w:val="superscript"/>
          <w:rtl w:val="0"/>
        </w:rPr>
        <w:t xml:space="preserve">4</w:t>
      </w:r>
      <w:r w:rsidDel="00000000" w:rsidR="00000000" w:rsidRPr="00000000">
        <w:rPr>
          <w:sz w:val="20"/>
          <w:szCs w:val="20"/>
          <w:rtl w:val="0"/>
        </w:rPr>
        <w:t xml:space="preserve">, Erik L.L. Sonnhammer</w:t>
      </w:r>
      <w:r w:rsidDel="00000000" w:rsidR="00000000" w:rsidRPr="00000000">
        <w:rPr>
          <w:sz w:val="20"/>
          <w:szCs w:val="20"/>
          <w:vertAlign w:val="superscript"/>
          <w:rtl w:val="0"/>
        </w:rPr>
        <w:t xml:space="preserve">1</w:t>
      </w:r>
      <w:r w:rsidDel="00000000" w:rsidR="00000000" w:rsidRPr="00000000">
        <w:rPr>
          <w:sz w:val="20"/>
          <w:szCs w:val="20"/>
          <w:rtl w:val="0"/>
        </w:rPr>
        <w:t xml:space="preserve">*</w:t>
      </w:r>
    </w:p>
    <w:p w:rsidR="00000000" w:rsidDel="00000000" w:rsidP="00000000" w:rsidRDefault="00000000" w:rsidRPr="00000000" w14:paraId="00000003">
      <w:pPr>
        <w:jc w:val="both"/>
        <w:rPr>
          <w:sz w:val="16"/>
          <w:szCs w:val="16"/>
        </w:rPr>
      </w:pPr>
      <w:r w:rsidDel="00000000" w:rsidR="00000000" w:rsidRPr="00000000">
        <w:rPr>
          <w:sz w:val="16"/>
          <w:szCs w:val="16"/>
          <w:vertAlign w:val="superscript"/>
          <w:rtl w:val="0"/>
        </w:rPr>
        <w:t xml:space="preserve">1</w:t>
      </w:r>
      <w:r w:rsidDel="00000000" w:rsidR="00000000" w:rsidRPr="00000000">
        <w:rPr>
          <w:sz w:val="16"/>
          <w:szCs w:val="16"/>
          <w:rtl w:val="0"/>
        </w:rPr>
        <w:t xml:space="preserve">Department of Biochemistry and Biophysics, Stockholm University, Science for Life Laboratory, Box 1031, 17121 Solna, Sweden. </w:t>
      </w:r>
      <w:r w:rsidDel="00000000" w:rsidR="00000000" w:rsidRPr="00000000">
        <w:rPr>
          <w:sz w:val="16"/>
          <w:szCs w:val="16"/>
          <w:vertAlign w:val="superscript"/>
          <w:rtl w:val="0"/>
        </w:rPr>
        <w:t xml:space="preserve">2</w:t>
      </w:r>
      <w:r w:rsidDel="00000000" w:rsidR="00000000" w:rsidRPr="00000000">
        <w:rPr>
          <w:sz w:val="16"/>
          <w:szCs w:val="16"/>
          <w:rtl w:val="0"/>
        </w:rPr>
        <w:t xml:space="preserve">Lionel Lab, Center for Developmental Genetics, New Y</w:t>
      </w:r>
      <w:r w:rsidDel="00000000" w:rsidR="00000000" w:rsidRPr="00000000">
        <w:rPr>
          <w:sz w:val="16"/>
          <w:szCs w:val="16"/>
          <w:rtl w:val="0"/>
        </w:rPr>
        <w:t xml:space="preserve">ork University. </w:t>
      </w:r>
      <w:r w:rsidDel="00000000" w:rsidR="00000000" w:rsidRPr="00000000">
        <w:rPr>
          <w:sz w:val="16"/>
          <w:szCs w:val="16"/>
          <w:vertAlign w:val="superscript"/>
          <w:rtl w:val="0"/>
        </w:rPr>
        <w:t xml:space="preserve">3</w:t>
      </w:r>
      <w:r w:rsidDel="00000000" w:rsidR="00000000" w:rsidRPr="00000000">
        <w:rPr>
          <w:sz w:val="16"/>
          <w:szCs w:val="16"/>
          <w:rtl w:val="0"/>
        </w:rPr>
        <w:t xml:space="preserve">Rudbeck Laboratory, Department of Immunology, Genetics and Pathology, Science for Life Laboratory, Uppsala University, Uppsala, Sweden. </w:t>
      </w:r>
      <w:r w:rsidDel="00000000" w:rsidR="00000000" w:rsidRPr="00000000">
        <w:rPr>
          <w:sz w:val="16"/>
          <w:szCs w:val="16"/>
          <w:vertAlign w:val="superscript"/>
          <w:rtl w:val="0"/>
        </w:rPr>
        <w:t xml:space="preserve">4</w:t>
      </w:r>
      <w:r w:rsidDel="00000000" w:rsidR="00000000" w:rsidRPr="00000000">
        <w:rPr>
          <w:sz w:val="16"/>
          <w:szCs w:val="16"/>
          <w:rtl w:val="0"/>
        </w:rPr>
        <w:t xml:space="preserve">Department of Mechanical Engineering, National Cheng Kung University, Taiwan. * Corresponding author </w:t>
      </w:r>
      <w:hyperlink r:id="rId7">
        <w:r w:rsidDel="00000000" w:rsidR="00000000" w:rsidRPr="00000000">
          <w:rPr>
            <w:color w:val="1155cc"/>
            <w:sz w:val="16"/>
            <w:szCs w:val="16"/>
            <w:u w:val="single"/>
            <w:rtl w:val="0"/>
          </w:rPr>
          <w:t xml:space="preserve">Erik.Sonnhammer@SciLifeLab.se</w:t>
        </w:r>
      </w:hyperlink>
      <w:r w:rsidDel="00000000" w:rsidR="00000000" w:rsidRPr="00000000">
        <w:rPr>
          <w:rtl w:val="0"/>
        </w:rPr>
      </w:r>
    </w:p>
    <w:p w:rsidR="00000000" w:rsidDel="00000000" w:rsidP="00000000" w:rsidRDefault="00000000" w:rsidRPr="00000000" w14:paraId="00000004">
      <w:pPr>
        <w:pStyle w:val="Heading3"/>
        <w:jc w:val="both"/>
        <w:rPr/>
      </w:pPr>
      <w:bookmarkStart w:colFirst="0" w:colLast="0" w:name="_axyhw64uunr2"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The gene regulatory network (GRN) of human cells encodes mechanisms to ensure proper functioning. However, if this GRN is dysregulated, the cell may enter into a disease state such as cancer. Understanding the GRN as a system can therefore help identify novel mechanisms underlying disease, which can lead to new therapies. Reliable inference of GRNs is however still a major challenge in systems biology. </w:t>
      </w:r>
    </w:p>
    <w:p w:rsidR="00000000" w:rsidDel="00000000" w:rsidP="00000000" w:rsidRDefault="00000000" w:rsidRPr="00000000" w14:paraId="00000006">
      <w:pPr>
        <w:ind w:firstLine="720"/>
        <w:jc w:val="both"/>
        <w:rPr/>
      </w:pPr>
      <w:r w:rsidDel="00000000" w:rsidR="00000000" w:rsidRPr="00000000">
        <w:rPr>
          <w:rtl w:val="0"/>
        </w:rPr>
        <w:t xml:space="preserve">To deduce regulatory interactions relevant to cancer, we applied a new computational inference framework to data from perturbation experiments in squamous carcinoma. GRNs were inferred using several methods, and the false discovery rate was controlled by the NestBoot framework. We developed a novel approach to assess the predictiveness of inferred GRNs against validation data, despite the lack of a gold standard. The </w:t>
      </w:r>
      <w:r w:rsidDel="00000000" w:rsidR="00000000" w:rsidRPr="00000000">
        <w:rPr>
          <w:rtl w:val="0"/>
        </w:rPr>
        <w:t xml:space="preserve">best </w:t>
      </w:r>
      <w:r w:rsidDel="00000000" w:rsidR="00000000" w:rsidRPr="00000000">
        <w:rPr>
          <w:rtl w:val="0"/>
        </w:rPr>
        <w:t xml:space="preserve">GRN</w:t>
      </w:r>
      <w:r w:rsidDel="00000000" w:rsidR="00000000" w:rsidRPr="00000000">
        <w:rPr>
          <w:rtl w:val="0"/>
        </w:rPr>
        <w:t xml:space="preserve"> was significantly more predictive than the null model, both in crossvalidated benchmarks and for </w:t>
      </w:r>
      <w:r w:rsidDel="00000000" w:rsidR="00000000" w:rsidRPr="00000000">
        <w:rPr>
          <w:rtl w:val="0"/>
        </w:rPr>
        <w:t xml:space="preserve">an independent dataset of the same </w:t>
      </w:r>
      <w:r w:rsidDel="00000000" w:rsidR="00000000" w:rsidRPr="00000000">
        <w:rPr>
          <w:rtl w:val="0"/>
        </w:rPr>
        <w:t xml:space="preserve">genes </w:t>
      </w:r>
      <w:r w:rsidDel="00000000" w:rsidR="00000000" w:rsidRPr="00000000">
        <w:rPr>
          <w:rtl w:val="0"/>
        </w:rPr>
        <w:t xml:space="preserve">but subjected to double perturbations. It agrees with many known links, in addition to predicting </w:t>
      </w:r>
      <w:r w:rsidDel="00000000" w:rsidR="00000000" w:rsidRPr="00000000">
        <w:rPr>
          <w:rtl w:val="0"/>
        </w:rPr>
        <w:t xml:space="preserve">a large number of </w:t>
      </w:r>
      <w:r w:rsidDel="00000000" w:rsidR="00000000" w:rsidRPr="00000000">
        <w:rPr>
          <w:rtl w:val="0"/>
        </w:rPr>
        <w:t xml:space="preserve">novel interactions, a subset of which </w:t>
      </w:r>
      <w:r w:rsidDel="00000000" w:rsidR="00000000" w:rsidRPr="00000000">
        <w:rPr>
          <w:rtl w:val="0"/>
        </w:rPr>
        <w:t xml:space="preserve">we</w:t>
      </w:r>
      <w:r w:rsidDel="00000000" w:rsidR="00000000" w:rsidRPr="00000000">
        <w:rPr>
          <w:rtl w:val="0"/>
        </w:rPr>
        <w:t xml:space="preserve">re experimentally validated.</w:t>
      </w:r>
      <w:r w:rsidDel="00000000" w:rsidR="00000000" w:rsidRPr="00000000">
        <w:rPr>
          <w:rtl w:val="0"/>
        </w:rPr>
        <w:t xml:space="preserve"> </w:t>
      </w:r>
      <w:r w:rsidDel="00000000" w:rsidR="00000000" w:rsidRPr="00000000">
        <w:rPr>
          <w:rtl w:val="0"/>
        </w:rPr>
        <w:t xml:space="preserve">The inferred GRN captures regulatory interactions central to </w:t>
      </w:r>
      <w:r w:rsidDel="00000000" w:rsidR="00000000" w:rsidRPr="00000000">
        <w:rPr>
          <w:rtl w:val="0"/>
        </w:rPr>
        <w:t xml:space="preserve">cancer-relevant</w:t>
      </w:r>
      <w:r w:rsidDel="00000000" w:rsidR="00000000" w:rsidRPr="00000000">
        <w:rPr>
          <w:rtl w:val="0"/>
        </w:rPr>
        <w:t xml:space="preserve"> processes and thus provides mechanistic insights that are useful for future cancer research. </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Data available</w:t>
      </w:r>
      <w:r w:rsidDel="00000000" w:rsidR="00000000" w:rsidRPr="00000000">
        <w:rPr>
          <w:rtl w:val="0"/>
        </w:rPr>
        <w:t xml:space="preserve"> at GSE125958.</w:t>
      </w:r>
    </w:p>
    <w:p w:rsidR="00000000" w:rsidDel="00000000" w:rsidP="00000000" w:rsidRDefault="00000000" w:rsidRPr="00000000" w14:paraId="00000008">
      <w:pPr>
        <w:jc w:val="both"/>
        <w:rPr/>
      </w:pPr>
      <w:r w:rsidDel="00000000" w:rsidR="00000000" w:rsidRPr="00000000">
        <w:rPr>
          <w:rtl w:val="0"/>
        </w:rPr>
        <w:t xml:space="preserve">Inferred GRNs and inference statistics available at </w:t>
      </w:r>
      <w:hyperlink r:id="rId8">
        <w:r w:rsidDel="00000000" w:rsidR="00000000" w:rsidRPr="00000000">
          <w:rPr>
            <w:color w:val="1155cc"/>
            <w:u w:val="single"/>
            <w:rtl w:val="0"/>
          </w:rPr>
          <w:t xml:space="preserve">https://dcolin.shinyapps.io/</w:t>
        </w:r>
      </w:hyperlink>
      <w:hyperlink r:id="rId9">
        <w:r w:rsidDel="00000000" w:rsidR="00000000" w:rsidRPr="00000000">
          <w:rPr>
            <w:color w:val="1155cc"/>
            <w:u w:val="single"/>
            <w:rtl w:val="0"/>
          </w:rPr>
          <w:t xml:space="preserve">CancerGRN/</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Software </w:t>
      </w:r>
      <w:r w:rsidDel="00000000" w:rsidR="00000000" w:rsidRPr="00000000">
        <w:rPr>
          <w:rtl w:val="0"/>
        </w:rPr>
        <w:t xml:space="preserve">available</w:t>
      </w:r>
      <w:r w:rsidDel="00000000" w:rsidR="00000000" w:rsidRPr="00000000">
        <w:rPr>
          <w:rtl w:val="0"/>
        </w:rPr>
        <w:t xml:space="preserve"> at </w:t>
      </w:r>
      <w:hyperlink r:id="rId10">
        <w:r w:rsidDel="00000000" w:rsidR="00000000" w:rsidRPr="00000000">
          <w:rPr>
            <w:color w:val="1155cc"/>
            <w:u w:val="single"/>
            <w:rtl w:val="0"/>
          </w:rPr>
          <w:t xml:space="preserve">https://bitbucket.org/sonnhammergrni/genespider/src/BFECV/</w:t>
        </w:r>
      </w:hyperlink>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Keywords: gene regulation, gene regulatory network inference, oncogenic mechanism</w:t>
      </w:r>
    </w:p>
    <w:p w:rsidR="00000000" w:rsidDel="00000000" w:rsidP="00000000" w:rsidRDefault="00000000" w:rsidRPr="00000000" w14:paraId="0000000B">
      <w:pPr>
        <w:pStyle w:val="Heading3"/>
        <w:jc w:val="both"/>
        <w:rPr/>
      </w:pPr>
      <w:bookmarkStart w:colFirst="0" w:colLast="0" w:name="_2vchlgw4g7o1" w:id="1"/>
      <w:bookmarkEnd w:id="1"/>
      <w:r w:rsidDel="00000000" w:rsidR="00000000" w:rsidRPr="00000000">
        <w:rPr>
          <w:rtl w:val="0"/>
        </w:rPr>
        <w:t xml:space="preserve">Author Summary</w:t>
      </w:r>
      <w:r w:rsidDel="00000000" w:rsidR="00000000" w:rsidRPr="00000000">
        <w:rPr>
          <w:rtl w:val="0"/>
        </w:rPr>
      </w:r>
    </w:p>
    <w:p w:rsidR="00000000" w:rsidDel="00000000" w:rsidP="00000000" w:rsidRDefault="00000000" w:rsidRPr="00000000" w14:paraId="0000000C">
      <w:pPr>
        <w:widowControl w:val="0"/>
        <w:jc w:val="both"/>
        <w:rPr/>
      </w:pPr>
      <w:r w:rsidDel="00000000" w:rsidR="00000000" w:rsidRPr="00000000">
        <w:rPr>
          <w:rtl w:val="0"/>
        </w:rPr>
        <w:t xml:space="preserve">Cancer is the second most common cause of death globally, and although cancer treatments have improved in recent years, we need to understand how regulatory mechanisms are altered in cancer to combat the disease efficiently. By applying gene perturbations and inference of gene regulatory networks to 40 genes known or suspected to have a role in cancer, we here deduce their underlying regulatory interactions. In a completely data driven manner, not relying on literature or priors, by using a new computational framework for inference together with a novel method for cross validation we infer a reliable regulatory model of this system. The novel interactions add to the understanding of the progressive oncogenic regulatory process and may provide new targets for therapy. </w:t>
      </w:r>
      <w:r w:rsidDel="00000000" w:rsidR="00000000" w:rsidRPr="00000000">
        <w:rPr>
          <w:rtl w:val="0"/>
        </w:rPr>
      </w:r>
    </w:p>
    <w:p w:rsidR="00000000" w:rsidDel="00000000" w:rsidP="00000000" w:rsidRDefault="00000000" w:rsidRPr="00000000" w14:paraId="0000000D">
      <w:pPr>
        <w:pStyle w:val="Heading3"/>
        <w:jc w:val="both"/>
        <w:rPr/>
      </w:pPr>
      <w:bookmarkStart w:colFirst="0" w:colLast="0" w:name="_2gepzsxxtxb8" w:id="2"/>
      <w:bookmarkEnd w:id="2"/>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3"/>
        <w:jc w:val="both"/>
        <w:rPr/>
      </w:pPr>
      <w:bookmarkStart w:colFirst="0" w:colLast="0" w:name="_26hs89c730cz"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Cancer</w:t>
      </w:r>
      <w:r w:rsidDel="00000000" w:rsidR="00000000" w:rsidRPr="00000000">
        <w:rPr>
          <w:rtl w:val="0"/>
        </w:rPr>
        <w:t xml:space="preserve"> can be seen as an altered state of the regulatory systems that control cell proliferation and cell death. Such systems are generally not sensitive to individual gene malfunctions, but an aggregation of aberrations can lead to sufficient dysregulation to cause cancer. Reliable models of these regulatory interactions would offer insight into key mechanistic alterations for therapeutic targeting. Cancer subtype-specific gene regulatory networks (GRN) encode intracellular dynamics </w:t>
      </w:r>
      <w:hyperlink r:id="rId11">
        <w:r w:rsidDel="00000000" w:rsidR="00000000" w:rsidRPr="00000000">
          <w:rPr>
            <w:b w:val="0"/>
            <w:color w:val="000000"/>
            <w:u w:val="none"/>
            <w:rtl w:val="0"/>
          </w:rPr>
          <w:t xml:space="preserve">[1]</w:t>
        </w:r>
      </w:hyperlink>
      <w:r w:rsidDel="00000000" w:rsidR="00000000" w:rsidRPr="00000000">
        <w:rPr>
          <w:rtl w:val="0"/>
        </w:rPr>
        <w:t xml:space="preserve">, and offer understanding into the functional changes driving disease development. Inference  of such models  generally exploit certain aspects of the experimental setup, such as pooling among replicates to amplify signal, or make use of prior knowledge </w:t>
      </w:r>
      <w:hyperlink r:id="rId12">
        <w:r w:rsidDel="00000000" w:rsidR="00000000" w:rsidRPr="00000000">
          <w:rPr>
            <w:b w:val="0"/>
            <w:color w:val="000000"/>
            <w:u w:val="none"/>
            <w:rtl w:val="0"/>
          </w:rPr>
          <w:t xml:space="preserve">[2,3]</w:t>
        </w:r>
      </w:hyperlink>
      <w:r w:rsidDel="00000000" w:rsidR="00000000" w:rsidRPr="00000000">
        <w:rPr>
          <w:rtl w:val="0"/>
        </w:rPr>
        <w:t xml:space="preserve">. The</w:t>
      </w:r>
      <w:r w:rsidDel="00000000" w:rsidR="00000000" w:rsidRPr="00000000">
        <w:rPr>
          <w:rtl w:val="0"/>
        </w:rPr>
        <w:t xml:space="preserve"> experimental techniques, setup, and data collection quality determine the quality of an  inferred GRN model. </w:t>
      </w:r>
      <w:r w:rsidDel="00000000" w:rsidR="00000000" w:rsidRPr="00000000">
        <w:rPr>
          <w:rtl w:val="0"/>
        </w:rPr>
        <w:t xml:space="preserve">However, practical limitations of the experimentation, such as high noise levels and few experiments relative to the vast combinatorial landscape of possible regulatory interactions, often prevent any</w:t>
      </w:r>
      <w:r w:rsidDel="00000000" w:rsidR="00000000" w:rsidRPr="00000000">
        <w:rPr>
          <w:rtl w:val="0"/>
        </w:rPr>
        <w:t xml:space="preserve"> GRN inference methods from inferring a correct GRN</w:t>
      </w:r>
      <w:hyperlink r:id="rId13">
        <w:r w:rsidDel="00000000" w:rsidR="00000000" w:rsidRPr="00000000">
          <w:rPr>
            <w:b w:val="0"/>
            <w:color w:val="000000"/>
            <w:u w:val="none"/>
            <w:rtl w:val="0"/>
          </w:rPr>
          <w:t xml:space="preserve">[4]</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Methods using data from known and systematic perturbations have shown greater accuracy </w:t>
      </w:r>
      <w:r w:rsidDel="00000000" w:rsidR="00000000" w:rsidRPr="00000000">
        <w:rPr>
          <w:rtl w:val="0"/>
        </w:rPr>
        <w:t xml:space="preserve">among inference techniques</w:t>
      </w:r>
      <w:r w:rsidDel="00000000" w:rsidR="00000000" w:rsidRPr="00000000">
        <w:rPr>
          <w:rtl w:val="0"/>
        </w:rPr>
        <w:t xml:space="preserve"> since</w:t>
      </w:r>
      <w:r w:rsidDel="00000000" w:rsidR="00000000" w:rsidRPr="00000000">
        <w:rPr>
          <w:rtl w:val="0"/>
        </w:rPr>
        <w:t xml:space="preserve"> more information is available to determine regulatory causal mechanisms in the </w:t>
      </w:r>
      <w:r w:rsidDel="00000000" w:rsidR="00000000" w:rsidRPr="00000000">
        <w:rPr>
          <w:rtl w:val="0"/>
        </w:rPr>
        <w:t xml:space="preserve">system</w:t>
      </w:r>
      <w:hyperlink r:id="rId14">
        <w:r w:rsidDel="00000000" w:rsidR="00000000" w:rsidRPr="00000000">
          <w:rPr>
            <w:b w:val="0"/>
            <w:color w:val="000000"/>
            <w:u w:val="none"/>
            <w:rtl w:val="0"/>
          </w:rPr>
          <w:t xml:space="preserve">[5]</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GRN </w:t>
      </w:r>
      <w:r w:rsidDel="00000000" w:rsidR="00000000" w:rsidRPr="00000000">
        <w:rPr>
          <w:rtl w:val="0"/>
        </w:rPr>
        <w:t xml:space="preserve">inference has proven</w:t>
      </w:r>
      <w:r w:rsidDel="00000000" w:rsidR="00000000" w:rsidRPr="00000000">
        <w:rPr>
          <w:rtl w:val="0"/>
        </w:rPr>
        <w:t xml:space="preserve"> its  value to unravel novel regulatory links of biological significance. For instance, ARACNe was applied to gene expression profiles to predict a glioma-specific GRN, revealing that C/EBPbeta and STAT3 are master regulators of mesenchymal transformation, which was validated experimentally </w:t>
      </w:r>
      <w:hyperlink r:id="rId15">
        <w:r w:rsidDel="00000000" w:rsidR="00000000" w:rsidRPr="00000000">
          <w:rPr>
            <w:b w:val="0"/>
            <w:color w:val="000000"/>
            <w:u w:val="none"/>
            <w:rtl w:val="0"/>
          </w:rPr>
          <w:t xml:space="preserve">[6]</w:t>
        </w:r>
      </w:hyperlink>
      <w:r w:rsidDel="00000000" w:rsidR="00000000" w:rsidRPr="00000000">
        <w:rPr>
          <w:rtl w:val="0"/>
        </w:rPr>
        <w:t xml:space="preserve">. In another study, eight key genes were knocked down by siRNA, and the gene expression together with prior knowledge were used to infer a GRN network in the RAS pathway with good validation performance </w:t>
      </w:r>
      <w:hyperlink r:id="rId16">
        <w:r w:rsidDel="00000000" w:rsidR="00000000" w:rsidRPr="00000000">
          <w:rPr>
            <w:b w:val="0"/>
            <w:color w:val="000000"/>
            <w:u w:val="none"/>
            <w:rtl w:val="0"/>
          </w:rPr>
          <w:t xml:space="preserve">[7]</w:t>
        </w:r>
      </w:hyperlink>
      <w:r w:rsidDel="00000000" w:rsidR="00000000" w:rsidRPr="00000000">
        <w:rPr>
          <w:rtl w:val="0"/>
        </w:rPr>
        <w:t xml:space="preserve">.</w:t>
      </w:r>
    </w:p>
    <w:p w:rsidR="00000000" w:rsidDel="00000000" w:rsidP="00000000" w:rsidRDefault="00000000" w:rsidRPr="00000000" w14:paraId="00000012">
      <w:pPr>
        <w:ind w:left="0" w:firstLine="0"/>
        <w:jc w:val="both"/>
        <w:rPr/>
      </w:pPr>
      <w:r w:rsidDel="00000000" w:rsidR="00000000" w:rsidRPr="00000000">
        <w:rPr>
          <w:rtl w:val="0"/>
        </w:rPr>
      </w:r>
    </w:p>
    <w:p w:rsidR="00000000" w:rsidDel="00000000" w:rsidP="00000000" w:rsidRDefault="00000000" w:rsidRPr="00000000" w14:paraId="00000013">
      <w:pPr>
        <w:ind w:left="0" w:firstLine="0"/>
        <w:jc w:val="both"/>
        <w:rPr/>
      </w:pPr>
      <w:commentRangeStart w:id="0"/>
      <w:commentRangeStart w:id="1"/>
      <w:r w:rsidDel="00000000" w:rsidR="00000000" w:rsidRPr="00000000">
        <w:rPr>
          <w:rtl w:val="0"/>
        </w:rPr>
        <w:t xml:space="preserve">A large number of </w:t>
      </w:r>
      <w:r w:rsidDel="00000000" w:rsidR="00000000" w:rsidRPr="00000000">
        <w:rPr>
          <w:rtl w:val="0"/>
        </w:rPr>
        <w:t xml:space="preserve">GRN inference algorithms exist</w:t>
      </w:r>
      <w:r w:rsidDel="00000000" w:rsidR="00000000" w:rsidRPr="00000000">
        <w:rPr>
          <w:rtl w:val="0"/>
        </w:rPr>
        <w:t xml:space="preserve">. In a survey by the DREAM project </w:t>
      </w:r>
      <w:hyperlink r:id="rId17">
        <w:r w:rsidDel="00000000" w:rsidR="00000000" w:rsidRPr="00000000">
          <w:rPr>
            <w:b w:val="0"/>
            <w:color w:val="000000"/>
            <w:u w:val="none"/>
            <w:rtl w:val="0"/>
          </w:rPr>
          <w:t xml:space="preserve">[8]</w:t>
        </w:r>
      </w:hyperlink>
      <w:r w:rsidDel="00000000" w:rsidR="00000000" w:rsidRPr="00000000">
        <w:rPr>
          <w:rtl w:val="0"/>
        </w:rPr>
        <w:t xml:space="preserve"> of 35 inference methods, it was shown on simulated and </w:t>
      </w:r>
      <w:r w:rsidDel="00000000" w:rsidR="00000000" w:rsidRPr="00000000">
        <w:rPr>
          <w:i w:val="1"/>
          <w:rtl w:val="0"/>
        </w:rPr>
        <w:t xml:space="preserve">E. coli</w:t>
      </w:r>
      <w:r w:rsidDel="00000000" w:rsidR="00000000" w:rsidRPr="00000000">
        <w:rPr>
          <w:rtl w:val="0"/>
        </w:rPr>
        <w:t xml:space="preserve"> data that some methods performed better than random predictions.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However, many methods did not outperform random, and on yeast </w:t>
      </w:r>
      <w:commentRangeStart w:id="2"/>
      <w:commentRangeStart w:id="3"/>
      <w:r w:rsidDel="00000000" w:rsidR="00000000" w:rsidRPr="00000000">
        <w:rPr>
          <w:rtl w:val="0"/>
        </w:rPr>
        <w:t xml:space="preserve">data no method performed much better than random.</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Since this study, the community has convergently evolved methods of integrating various priors: literature/database, TF, ChIP-Seq or protein data to increase information about the system, increasing accuracies by some 30%</w:t>
      </w:r>
      <w:hyperlink r:id="rId18">
        <w:r w:rsidDel="00000000" w:rsidR="00000000" w:rsidRPr="00000000">
          <w:rPr>
            <w:b w:val="0"/>
            <w:color w:val="000000"/>
            <w:u w:val="none"/>
            <w:rtl w:val="0"/>
          </w:rPr>
          <w:t xml:space="preserve">[9]</w:t>
        </w:r>
      </w:hyperlink>
      <w:r w:rsidDel="00000000" w:rsidR="00000000" w:rsidRPr="00000000">
        <w:rPr>
          <w:rtl w:val="0"/>
        </w:rPr>
        <w:t xml:space="preserve">. Similarly, in another benchmark </w:t>
      </w:r>
      <w:r w:rsidDel="00000000" w:rsidR="00000000" w:rsidRPr="00000000">
        <w:rPr>
          <w:rtl w:val="0"/>
        </w:rPr>
        <w:t xml:space="preserve">ARACNe2</w:t>
      </w:r>
      <w:r w:rsidDel="00000000" w:rsidR="00000000" w:rsidRPr="00000000">
        <w:rPr>
          <w:rtl w:val="0"/>
        </w:rPr>
        <w:t xml:space="preserve"> </w:t>
      </w:r>
      <w:hyperlink r:id="rId19">
        <w:r w:rsidDel="00000000" w:rsidR="00000000" w:rsidRPr="00000000">
          <w:rPr>
            <w:b w:val="0"/>
            <w:color w:val="000000"/>
            <w:u w:val="none"/>
            <w:rtl w:val="0"/>
          </w:rPr>
          <w:t xml:space="preserve">[10]</w:t>
        </w:r>
      </w:hyperlink>
      <w:r w:rsidDel="00000000" w:rsidR="00000000" w:rsidRPr="00000000">
        <w:rPr>
          <w:rtl w:val="0"/>
        </w:rPr>
        <w:t xml:space="preserve"> performed only marginally better than random with an average AUROC of 0.58 across different sized networks, which is consistent with another benchmark study (Tjärnberg et al. 2017). These benchmarks testify to that network inference remains a very challenging task, especially when constrained to a single data modality. While GRN inference has been shown extremely valuable, it has also been shown that existing algorithms leave much room for improvement, especially in terms of limiting inclusion of false positives </w:t>
      </w:r>
      <w:hyperlink r:id="rId20">
        <w:r w:rsidDel="00000000" w:rsidR="00000000" w:rsidRPr="00000000">
          <w:rPr>
            <w:b w:val="0"/>
            <w:color w:val="000000"/>
            <w:u w:val="none"/>
            <w:rtl w:val="0"/>
          </w:rPr>
          <w:t xml:space="preserve">[11]</w:t>
        </w:r>
      </w:hyperlink>
      <w:r w:rsidDel="00000000" w:rsidR="00000000" w:rsidRPr="00000000">
        <w:rPr>
          <w:rtl w:val="0"/>
        </w:rPr>
        <w:t xml:space="preserve">.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In this study, we deployed perturbations through</w:t>
      </w:r>
      <w:r w:rsidDel="00000000" w:rsidR="00000000" w:rsidRPr="00000000">
        <w:rPr>
          <w:rtl w:val="0"/>
        </w:rPr>
        <w:t xml:space="preserve"> siRNA gene knockdown of each gene in  our </w:t>
      </w:r>
      <w:r w:rsidDel="00000000" w:rsidR="00000000" w:rsidRPr="00000000">
        <w:rPr>
          <w:rtl w:val="0"/>
        </w:rPr>
        <w:t xml:space="preserve">literature-curated</w:t>
      </w:r>
      <w:r w:rsidDel="00000000" w:rsidR="00000000" w:rsidRPr="00000000">
        <w:rPr>
          <w:rtl w:val="0"/>
        </w:rPr>
        <w:t xml:space="preserve"> set of cancer-related regulator genes, each followed by transcriptomics measurements of all genes, in order to measure the global influence of each individual gene</w:t>
      </w:r>
      <w:r w:rsidDel="00000000" w:rsidR="00000000" w:rsidRPr="00000000">
        <w:rPr>
          <w:rtl w:val="0"/>
        </w:rPr>
        <w:t xml:space="preserve">. Knockdown experiments are more informative about the system than irreversible and complete knockout which may cause drastic rewiring of the network into another system</w:t>
      </w:r>
      <w:r w:rsidDel="00000000" w:rsidR="00000000" w:rsidRPr="00000000">
        <w:rPr>
          <w:rtl w:val="0"/>
        </w:rPr>
        <w:t xml:space="preserve">.</w:t>
      </w:r>
      <w:r w:rsidDel="00000000" w:rsidR="00000000" w:rsidRPr="00000000">
        <w:rPr>
          <w:rtl w:val="0"/>
        </w:rPr>
        <w:t xml:space="preserve"> Assuming a linear dynamical system (LDS) </w:t>
      </w:r>
      <w:hyperlink r:id="rId21">
        <w:r w:rsidDel="00000000" w:rsidR="00000000" w:rsidRPr="00000000">
          <w:rPr>
            <w:b w:val="0"/>
            <w:color w:val="000000"/>
            <w:u w:val="none"/>
            <w:rtl w:val="0"/>
          </w:rPr>
          <w:t xml:space="preserve">[12]</w:t>
        </w:r>
      </w:hyperlink>
      <w:r w:rsidDel="00000000" w:rsidR="00000000" w:rsidRPr="00000000">
        <w:rPr>
          <w:rtl w:val="0"/>
        </w:rPr>
        <w:t xml:space="preserve"> model, once the system has reached a steady-state equilibrium, a GRN can be inferred </w:t>
      </w:r>
      <w:r w:rsidDel="00000000" w:rsidR="00000000" w:rsidRPr="00000000">
        <w:rPr>
          <w:rtl w:val="0"/>
        </w:rPr>
        <w:t xml:space="preserve">by solving a set of first order ordinary differential equations (ODEs)</w:t>
      </w:r>
      <w:hyperlink r:id="rId22">
        <w:r w:rsidDel="00000000" w:rsidR="00000000" w:rsidRPr="00000000">
          <w:rPr>
            <w:b w:val="0"/>
            <w:color w:val="000000"/>
            <w:u w:val="none"/>
            <w:rtl w:val="0"/>
          </w:rPr>
          <w:t xml:space="preserve">[13]</w:t>
        </w:r>
      </w:hyperlink>
      <w:r w:rsidDel="00000000" w:rsidR="00000000" w:rsidRPr="00000000">
        <w:rPr>
          <w:rtl w:val="0"/>
        </w:rPr>
        <w:t xml:space="preserve"> in the form of our linear model (eq.1). Importantly, however, our linear model is reliant upon a known perturbation design, which additionally informs our model. In this way a selected set of 40 genes relevant to cancer were perturbed, and the transcriptomic response data were used to construct a model of underlying regulatory interactions. We inferred these interactions by relating the effect of the gene perturbations to the expression of the readout genes, using three GRN inference algorithms specifically tuned to our </w:t>
      </w:r>
      <w:r w:rsidDel="00000000" w:rsidR="00000000" w:rsidRPr="00000000">
        <w:rPr>
          <w:rtl w:val="0"/>
        </w:rPr>
        <w:t xml:space="preserve">linear</w:t>
      </w:r>
      <w:r w:rsidDel="00000000" w:rsidR="00000000" w:rsidRPr="00000000">
        <w:rPr>
          <w:rtl w:val="0"/>
        </w:rPr>
        <w:t xml:space="preserve"> model and </w:t>
      </w:r>
      <w:r w:rsidDel="00000000" w:rsidR="00000000" w:rsidRPr="00000000">
        <w:rPr>
          <w:rtl w:val="0"/>
        </w:rPr>
        <w:t xml:space="preserve">incorporating</w:t>
      </w:r>
      <w:r w:rsidDel="00000000" w:rsidR="00000000" w:rsidRPr="00000000">
        <w:rPr>
          <w:rtl w:val="0"/>
        </w:rPr>
        <w:t xml:space="preserve"> </w:t>
      </w:r>
      <w:r w:rsidDel="00000000" w:rsidR="00000000" w:rsidRPr="00000000">
        <w:rPr>
          <w:rtl w:val="0"/>
        </w:rPr>
        <w:t xml:space="preserve">perturbation</w:t>
      </w:r>
      <w:r w:rsidDel="00000000" w:rsidR="00000000" w:rsidRPr="00000000">
        <w:rPr>
          <w:rtl w:val="0"/>
        </w:rPr>
        <w:t xml:space="preserve"> design: LASSO, LSCO, and TLSCO.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A drawback of all GRN inference algorithms is that they generally produce erroneous GRNs if the noise level is high </w:t>
      </w:r>
      <w:hyperlink r:id="rId23">
        <w:r w:rsidDel="00000000" w:rsidR="00000000" w:rsidRPr="00000000">
          <w:rPr>
            <w:b w:val="0"/>
            <w:color w:val="000000"/>
            <w:u w:val="none"/>
            <w:rtl w:val="0"/>
          </w:rPr>
          <w:t xml:space="preserve">[14,15]</w:t>
        </w:r>
      </w:hyperlink>
      <w:r w:rsidDel="00000000" w:rsidR="00000000" w:rsidRPr="00000000">
        <w:rPr>
          <w:rtl w:val="0"/>
        </w:rPr>
        <w:t xml:space="preserve">. To ensure inference of reliable GRNs, we employed </w:t>
      </w:r>
      <w:r w:rsidDel="00000000" w:rsidR="00000000" w:rsidRPr="00000000">
        <w:rPr>
          <w:rtl w:val="0"/>
        </w:rPr>
        <w:t xml:space="preserve">NestBoot </w:t>
      </w:r>
      <w:hyperlink r:id="rId24">
        <w:r w:rsidDel="00000000" w:rsidR="00000000" w:rsidRPr="00000000">
          <w:rPr>
            <w:b w:val="0"/>
            <w:color w:val="000000"/>
            <w:u w:val="none"/>
            <w:rtl w:val="0"/>
          </w:rPr>
          <w:t xml:space="preserve">[11]</w:t>
        </w:r>
      </w:hyperlink>
      <w:r w:rsidDel="00000000" w:rsidR="00000000" w:rsidRPr="00000000">
        <w:rPr>
          <w:rtl w:val="0"/>
        </w:rPr>
        <w:t xml:space="preserve">, a recent framework implementing nested bootstrapping, wrapped around any individual GRN inference method to better account for sample </w:t>
      </w:r>
      <w:r w:rsidDel="00000000" w:rsidR="00000000" w:rsidRPr="00000000">
        <w:rPr>
          <w:rtl w:val="0"/>
        </w:rPr>
        <w:t xml:space="preserve">variation</w:t>
      </w:r>
      <w:r w:rsidDel="00000000" w:rsidR="00000000" w:rsidRPr="00000000">
        <w:rPr>
          <w:rtl w:val="0"/>
        </w:rPr>
        <w:t xml:space="preserve"> and noise. Contained within the GeneSPIDER package </w:t>
      </w:r>
      <w:hyperlink r:id="rId25">
        <w:r w:rsidDel="00000000" w:rsidR="00000000" w:rsidRPr="00000000">
          <w:rPr>
            <w:b w:val="0"/>
            <w:color w:val="000000"/>
            <w:u w:val="none"/>
            <w:rtl w:val="0"/>
          </w:rPr>
          <w:t xml:space="preserve">[15]</w:t>
        </w:r>
      </w:hyperlink>
      <w:r w:rsidDel="00000000" w:rsidR="00000000" w:rsidRPr="00000000">
        <w:rPr>
          <w:i w:val="1"/>
          <w:rtl w:val="0"/>
        </w:rPr>
        <w:t xml:space="preserve">, </w:t>
      </w:r>
      <w:r w:rsidDel="00000000" w:rsidR="00000000" w:rsidRPr="00000000">
        <w:rPr>
          <w:rtl w:val="0"/>
        </w:rPr>
        <w:t xml:space="preserve">NestBoot</w:t>
      </w:r>
      <w:r w:rsidDel="00000000" w:rsidR="00000000" w:rsidRPr="00000000">
        <w:rPr>
          <w:rtl w:val="0"/>
        </w:rPr>
        <w:t xml:space="preserve"> </w:t>
      </w:r>
      <w:r w:rsidDel="00000000" w:rsidR="00000000" w:rsidRPr="00000000">
        <w:rPr>
          <w:rtl w:val="0"/>
        </w:rPr>
        <w:t xml:space="preserve">generates</w:t>
      </w:r>
      <w:r w:rsidDel="00000000" w:rsidR="00000000" w:rsidRPr="00000000">
        <w:rPr>
          <w:rtl w:val="0"/>
        </w:rPr>
        <w:t xml:space="preserve"> </w:t>
      </w:r>
      <w:r w:rsidDel="00000000" w:rsidR="00000000" w:rsidRPr="00000000">
        <w:rPr>
          <w:rtl w:val="0"/>
        </w:rPr>
        <w:t xml:space="preserve">bootstrap </w:t>
      </w:r>
      <w:r w:rsidDel="00000000" w:rsidR="00000000" w:rsidRPr="00000000">
        <w:rPr>
          <w:rtl w:val="0"/>
        </w:rPr>
        <w:t xml:space="preserve">support </w:t>
      </w:r>
      <w:r w:rsidDel="00000000" w:rsidR="00000000" w:rsidRPr="00000000">
        <w:rPr>
          <w:rtl w:val="0"/>
        </w:rPr>
        <w:t xml:space="preserve">distributions </w:t>
      </w:r>
      <w:r w:rsidDel="00000000" w:rsidR="00000000" w:rsidRPr="00000000">
        <w:rPr>
          <w:rtl w:val="0"/>
        </w:rPr>
        <w:t xml:space="preserve">for links inferred from measured </w:t>
      </w:r>
      <w:r w:rsidDel="00000000" w:rsidR="00000000" w:rsidRPr="00000000">
        <w:rPr>
          <w:rtl w:val="0"/>
        </w:rPr>
        <w:t xml:space="preserve">as well as</w:t>
      </w:r>
      <w:r w:rsidDel="00000000" w:rsidR="00000000" w:rsidRPr="00000000">
        <w:rPr>
          <w:rtl w:val="0"/>
        </w:rPr>
        <w:t xml:space="preserve"> shuffled data</w:t>
      </w:r>
      <w:hyperlink r:id="rId26">
        <w:r w:rsidDel="00000000" w:rsidR="00000000" w:rsidRPr="00000000">
          <w:rPr>
            <w:b w:val="0"/>
            <w:color w:val="000000"/>
            <w:u w:val="none"/>
            <w:rtl w:val="0"/>
          </w:rPr>
          <w:t xml:space="preserve">[16]</w:t>
        </w:r>
      </w:hyperlink>
      <w:r w:rsidDel="00000000" w:rsidR="00000000" w:rsidRPr="00000000">
        <w:rPr>
          <w:rtl w:val="0"/>
        </w:rPr>
        <w:t xml:space="preserve">, and minimizes false links by comparing them. This way </w:t>
      </w:r>
      <w:r w:rsidDel="00000000" w:rsidR="00000000" w:rsidRPr="00000000">
        <w:rPr>
          <w:rtl w:val="0"/>
        </w:rPr>
        <w:t xml:space="preserve">Nestboot is able to discard links even if they have high bootstrap support, if they also have this in the null distribution. </w:t>
      </w:r>
      <w:r w:rsidDel="00000000" w:rsidR="00000000" w:rsidRPr="00000000">
        <w:rPr>
          <w:rtl w:val="0"/>
        </w:rPr>
        <w:t xml:space="preserve">NestBoot has been shown to give substantially increased inference accuracy across both synthetic and experimental datasets when compared to the methods in their native implementation.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Lacking a gold standard, we first measured the inference accuracy by the GRN’s ability to predict the data compared to a distribution of GRNs with the same topology as the inferred one but whose links have been shuffled. We complemented this performance evaluation by measuring the GRN’s ability to predict the data compared to a distribution of shuffled data. Finally, we present the best performing GRN as the most reliable one, although the other inferred GRNs are largely subsets of each other and mostly perform well too. Two of the novel links of the best GRN were experimentally validated. </w:t>
      </w:r>
      <w:commentRangeStart w:id="4"/>
      <w:commentRangeStart w:id="5"/>
      <w:commentRangeStart w:id="6"/>
      <w:r w:rsidDel="00000000" w:rsidR="00000000" w:rsidRPr="00000000">
        <w:rPr>
          <w:rtl w:val="0"/>
        </w:rPr>
        <w:t xml:space="preserve">The presented GRN captures regulatory interactions central to cancer-relevant processes and we foresee that it can provide mechanistic insights that can help to guide future cancer research. For instance, many cancers are caused by dysregulation of the MYC oncogene, hence our finding of a new regulator of MYC may potentially lead to new therapies</w:t>
      </w:r>
      <w:ins w:author="Daniel Morgan" w:id="0" w:date="2019-05-20T07:24:14Z">
        <w:r w:rsidDel="00000000" w:rsidR="00000000" w:rsidRPr="00000000">
          <w:rPr>
            <w:rtl w:val="0"/>
          </w:rPr>
          <w:t xml:space="preserve">; however, more validation testing is needed</w:t>
        </w:r>
      </w:ins>
      <w:del w:author="Daniel Morgan" w:id="0" w:date="2019-05-20T07:24:14Z">
        <w:r w:rsidDel="00000000" w:rsidR="00000000" w:rsidRPr="00000000">
          <w:rPr>
            <w:rtl w:val="0"/>
          </w:rPr>
          <w:delText xml:space="preserve">.</w:delText>
        </w:r>
      </w:del>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A">
      <w:pPr>
        <w:ind w:left="0" w:firstLine="0"/>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pStyle w:val="Heading3"/>
        <w:jc w:val="both"/>
        <w:rPr/>
      </w:pPr>
      <w:bookmarkStart w:colFirst="0" w:colLast="0" w:name="_wsd73u4ei5ih" w:id="4"/>
      <w:bookmarkEnd w:id="4"/>
      <w:commentRangeStart w:id="7"/>
      <w:r w:rsidDel="00000000" w:rsidR="00000000" w:rsidRPr="00000000">
        <w:rPr>
          <w:rtl w:val="0"/>
        </w:rPr>
        <w:t xml:space="preserve">Methods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D">
      <w:pPr>
        <w:pStyle w:val="Heading4"/>
        <w:rPr/>
      </w:pPr>
      <w:bookmarkStart w:colFirst="0" w:colLast="0" w:name="_qif8n0mv70iz" w:id="5"/>
      <w:bookmarkEnd w:id="5"/>
      <w:r w:rsidDel="00000000" w:rsidR="00000000" w:rsidRPr="00000000">
        <w:rPr>
          <w:rtl w:val="0"/>
        </w:rPr>
        <w:t xml:space="preserve">Knockdown Data Collection</w:t>
      </w:r>
    </w:p>
    <w:p w:rsidR="00000000" w:rsidDel="00000000" w:rsidP="00000000" w:rsidRDefault="00000000" w:rsidRPr="00000000" w14:paraId="0000001E">
      <w:pPr>
        <w:jc w:val="both"/>
        <w:rPr/>
      </w:pPr>
      <w:r w:rsidDel="00000000" w:rsidR="00000000" w:rsidRPr="00000000">
        <w:rPr>
          <w:rtl w:val="0"/>
        </w:rPr>
        <w:t xml:space="preserve">A set of genes was assembled from different pathways and complexes, each interacting to some degree with the oncogene</w:t>
      </w:r>
      <w:r w:rsidDel="00000000" w:rsidR="00000000" w:rsidRPr="00000000">
        <w:rPr>
          <w:rtl w:val="0"/>
        </w:rPr>
        <w:t xml:space="preserve"> </w:t>
      </w:r>
      <w:r w:rsidDel="00000000" w:rsidR="00000000" w:rsidRPr="00000000">
        <w:rPr>
          <w:rtl w:val="0"/>
        </w:rPr>
        <w:t xml:space="preserve">MYC </w:t>
      </w:r>
      <w:hyperlink r:id="rId27">
        <w:r w:rsidDel="00000000" w:rsidR="00000000" w:rsidRPr="00000000">
          <w:rPr>
            <w:b w:val="0"/>
            <w:color w:val="000000"/>
            <w:u w:val="none"/>
            <w:rtl w:val="0"/>
          </w:rPr>
          <w:t xml:space="preserve">[17]</w:t>
        </w:r>
      </w:hyperlink>
      <w:r w:rsidDel="00000000" w:rsidR="00000000" w:rsidRPr="00000000">
        <w:rPr>
          <w:rtl w:val="0"/>
        </w:rPr>
        <w:t xml:space="preserve"> (Table S2 and S3).  </w:t>
      </w:r>
      <w:r w:rsidDel="00000000" w:rsidR="00000000" w:rsidRPr="00000000">
        <w:rPr>
          <w:rtl w:val="0"/>
        </w:rPr>
        <w:t xml:space="preserve">Each </w:t>
      </w:r>
      <w:r w:rsidDel="00000000" w:rsidR="00000000" w:rsidRPr="00000000">
        <w:rPr>
          <w:rtl w:val="0"/>
        </w:rPr>
        <w:t xml:space="preserve">readout gene</w:t>
      </w:r>
      <w:r w:rsidDel="00000000" w:rsidR="00000000" w:rsidRPr="00000000">
        <w:rPr>
          <w:rtl w:val="0"/>
        </w:rPr>
        <w:t xml:space="preserve"> is perturbed in the human squamous carcinoma cell line </w:t>
      </w:r>
      <w:r w:rsidDel="00000000" w:rsidR="00000000" w:rsidRPr="00000000">
        <w:rPr>
          <w:rtl w:val="0"/>
        </w:rPr>
        <w:t xml:space="preserve">A431 via </w:t>
      </w:r>
      <w:ins w:author="Daniel Morgan" w:id="1" w:date="2019-05-13T08:10:48Z">
        <w:r w:rsidDel="00000000" w:rsidR="00000000" w:rsidRPr="00000000">
          <w:rPr>
            <w:rtl w:val="0"/>
          </w:rPr>
          <w:t xml:space="preserve">targeted</w:t>
        </w:r>
        <w:r w:rsidDel="00000000" w:rsidR="00000000" w:rsidRPr="00000000">
          <w:rPr>
            <w:rtl w:val="0"/>
          </w:rPr>
          <w:t xml:space="preserve"> </w:t>
        </w:r>
      </w:ins>
      <w:r w:rsidDel="00000000" w:rsidR="00000000" w:rsidRPr="00000000">
        <w:rPr>
          <w:rtl w:val="0"/>
        </w:rPr>
        <w:t xml:space="preserve">transfection</w:t>
      </w:r>
      <w:r w:rsidDel="00000000" w:rsidR="00000000" w:rsidRPr="00000000">
        <w:rPr>
          <w:rtl w:val="0"/>
        </w:rPr>
        <w:t xml:space="preserve"> with short interfering RNAs (siRNAs). We then harvest, purify and prepare libraries using the Ambion RNA-Seq Library Construction Kit</w:t>
      </w:r>
      <w:hyperlink r:id="rId28">
        <w:r w:rsidDel="00000000" w:rsidR="00000000" w:rsidRPr="00000000">
          <w:rPr>
            <w:b w:val="0"/>
            <w:color w:val="000000"/>
            <w:u w:val="none"/>
            <w:rtl w:val="0"/>
          </w:rPr>
          <w:t xml:space="preserve">[18]</w:t>
        </w:r>
      </w:hyperlink>
      <w:r w:rsidDel="00000000" w:rsidR="00000000" w:rsidRPr="00000000">
        <w:rPr>
          <w:rtl w:val="0"/>
        </w:rPr>
        <w:t xml:space="preserve">. A precise record of perturbations is key to modeling (next section). In order </w:t>
      </w:r>
      <w:r w:rsidDel="00000000" w:rsidR="00000000" w:rsidRPr="00000000">
        <w:rPr>
          <w:rtl w:val="0"/>
        </w:rPr>
        <w:t xml:space="preserve">to minimizing siRNA off target effects, </w:t>
      </w:r>
      <w:r w:rsidDel="00000000" w:rsidR="00000000" w:rsidRPr="00000000">
        <w:rPr>
          <w:rtl w:val="0"/>
        </w:rPr>
        <w:t xml:space="preserve">three to four siRNA are used per RNA interference (RNAi</w:t>
      </w:r>
      <w:r w:rsidDel="00000000" w:rsidR="00000000" w:rsidRPr="00000000">
        <w:rPr>
          <w:rtl w:val="0"/>
        </w:rPr>
        <w:t xml:space="preserve">), which are then averaged to highlight the effects of the targeted siRNA perturbation.</w:t>
      </w:r>
      <w:r w:rsidDel="00000000" w:rsidR="00000000" w:rsidRPr="00000000">
        <w:rPr>
          <w:rtl w:val="0"/>
        </w:rPr>
        <w:t xml:space="preserve">  Cells were collected at 72 hours after siRNA knockdown and washed of Phosphate-Buffer Solution (PBS), and lysed using </w:t>
      </w:r>
      <w:r w:rsidDel="00000000" w:rsidR="00000000" w:rsidRPr="00000000">
        <w:rPr>
          <w:rtl w:val="0"/>
        </w:rPr>
        <w:t xml:space="preserve">CelluLyser</w:t>
      </w:r>
      <w:hyperlink r:id="rId29">
        <w:r w:rsidDel="00000000" w:rsidR="00000000" w:rsidRPr="00000000">
          <w:rPr>
            <w:b w:val="0"/>
            <w:color w:val="000000"/>
            <w:u w:val="none"/>
            <w:rtl w:val="0"/>
          </w:rPr>
          <w:t xml:space="preserve">[19]</w:t>
        </w:r>
      </w:hyperlink>
      <w:r w:rsidDel="00000000" w:rsidR="00000000" w:rsidRPr="00000000">
        <w:rPr>
          <w:rtl w:val="0"/>
        </w:rPr>
        <w:t xml:space="preserve">. Cell counts were calculated using the </w:t>
      </w:r>
      <w:r w:rsidDel="00000000" w:rsidR="00000000" w:rsidRPr="00000000">
        <w:rPr>
          <w:rtl w:val="0"/>
        </w:rPr>
        <w:t xml:space="preserve">resazurin</w:t>
      </w:r>
      <w:r w:rsidDel="00000000" w:rsidR="00000000" w:rsidRPr="00000000">
        <w:rPr>
          <w:rtl w:val="0"/>
        </w:rPr>
        <w:t xml:space="preserve"> fluorescence assay</w:t>
      </w:r>
      <w:r w:rsidDel="00000000" w:rsidR="00000000" w:rsidRPr="00000000">
        <w:rPr>
          <w:rtl w:val="0"/>
        </w:rPr>
        <w:t xml:space="preserve">. Since no endogenous gene can be </w:t>
      </w:r>
      <w:r w:rsidDel="00000000" w:rsidR="00000000" w:rsidRPr="00000000">
        <w:rPr>
          <w:rtl w:val="0"/>
        </w:rPr>
        <w:t xml:space="preserve">assumed to be free of MYC regulation</w:t>
      </w:r>
      <w:r w:rsidDel="00000000" w:rsidR="00000000" w:rsidRPr="00000000">
        <w:rPr>
          <w:rtl w:val="0"/>
        </w:rPr>
        <w:t xml:space="preserve">, which is thought to be </w:t>
      </w:r>
      <w:r w:rsidDel="00000000" w:rsidR="00000000" w:rsidRPr="00000000">
        <w:rPr>
          <w:rtl w:val="0"/>
        </w:rPr>
        <w:t xml:space="preserve">a </w:t>
      </w:r>
      <w:r w:rsidDel="00000000" w:rsidR="00000000" w:rsidRPr="00000000">
        <w:rPr>
          <w:rtl w:val="0"/>
        </w:rPr>
        <w:t xml:space="preserve">universal transcriptional amplifier</w:t>
      </w:r>
      <w:r w:rsidDel="00000000" w:rsidR="00000000" w:rsidRPr="00000000">
        <w:rPr>
          <w:rtl w:val="0"/>
        </w:rPr>
        <w:t xml:space="preserve"> </w:t>
      </w:r>
      <w:hyperlink r:id="rId30">
        <w:r w:rsidDel="00000000" w:rsidR="00000000" w:rsidRPr="00000000">
          <w:rPr>
            <w:b w:val="0"/>
            <w:color w:val="000000"/>
            <w:u w:val="none"/>
            <w:rtl w:val="0"/>
          </w:rPr>
          <w:t xml:space="preserve">[20]</w:t>
        </w:r>
      </w:hyperlink>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spike-in RNA transcript was added to each sample to act as a reference gene for the quantitative polymerase chain reaction (</w:t>
      </w:r>
      <w:r w:rsidDel="00000000" w:rsidR="00000000" w:rsidRPr="00000000">
        <w:rPr>
          <w:rtl w:val="0"/>
        </w:rPr>
        <w:t xml:space="preserve">qPCR</w:t>
      </w:r>
      <w:r w:rsidDel="00000000" w:rsidR="00000000" w:rsidRPr="00000000">
        <w:rPr>
          <w:rtl w:val="0"/>
        </w:rPr>
        <w:t xml:space="preserve">) analysis,</w:t>
      </w:r>
      <w:r w:rsidDel="00000000" w:rsidR="00000000" w:rsidRPr="00000000">
        <w:rPr>
          <w:rtl w:val="0"/>
        </w:rPr>
        <w:t xml:space="preserve"> added</w:t>
      </w:r>
      <w:r w:rsidDel="00000000" w:rsidR="00000000" w:rsidRPr="00000000">
        <w:rPr>
          <w:rtl w:val="0"/>
        </w:rPr>
        <w:t xml:space="preserve"> in</w:t>
      </w:r>
      <w:r w:rsidDel="00000000" w:rsidR="00000000" w:rsidRPr="00000000">
        <w:rPr>
          <w:rtl w:val="0"/>
        </w:rPr>
        <w:t xml:space="preserve"> proportion to the cell count before RNA isolation. It consisted of a 1000-base sequence with a 5' cap and a polyA tail. This was only used for normalization of mRNA level across samples</w:t>
      </w:r>
      <w:hyperlink r:id="rId31">
        <w:r w:rsidDel="00000000" w:rsidR="00000000" w:rsidRPr="00000000">
          <w:rPr>
            <w:b w:val="0"/>
            <w:color w:val="000000"/>
            <w:u w:val="none"/>
            <w:rtl w:val="0"/>
          </w:rPr>
          <w:t xml:space="preserve">[21]</w:t>
        </w:r>
      </w:hyperlink>
      <w:r w:rsidDel="00000000" w:rsidR="00000000" w:rsidRPr="00000000">
        <w:rPr>
          <w:rtl w:val="0"/>
        </w:rPr>
        <w:t xml:space="preserve">. Negative controls are included, which siRNA does not map to human genes, as well as an untreated control absent of any siRNA. The cDNA was prepared from the RNA and preamplified in preparation for the high-throughput qPCR screening. Finally, the transcript profiles with respect to the 40 genes were determined with TaqMan qPCR assays </w:t>
      </w:r>
      <w:r w:rsidDel="00000000" w:rsidR="00000000" w:rsidRPr="00000000">
        <w:rPr>
          <w:rtl w:val="0"/>
        </w:rPr>
        <w:t xml:space="preserve">(Table S4) using</w:t>
      </w:r>
      <w:r w:rsidDel="00000000" w:rsidR="00000000" w:rsidRPr="00000000">
        <w:rPr>
          <w:rtl w:val="0"/>
        </w:rPr>
        <w:t xml:space="preserve"> Fluidigm Biomark 96x96 Dynamic Array integrated fluidic circuits. Raw qPCR output was then processed as a function of the samples’ initial quantity returning a measure of fold change</w:t>
      </w:r>
      <w:hyperlink r:id="rId32">
        <w:r w:rsidDel="00000000" w:rsidR="00000000" w:rsidRPr="00000000">
          <w:rPr>
            <w:b w:val="0"/>
            <w:color w:val="000000"/>
            <w:u w:val="none"/>
            <w:rtl w:val="0"/>
          </w:rPr>
          <w:t xml:space="preserve">[22]</w:t>
        </w:r>
      </w:hyperlink>
      <w:r w:rsidDel="00000000" w:rsidR="00000000" w:rsidRPr="00000000">
        <w:rPr>
          <w:rtl w:val="0"/>
        </w:rPr>
        <w:t xml:space="preserve"> via the experimental </w:t>
      </w:r>
      <w:r w:rsidDel="00000000" w:rsidR="00000000" w:rsidRPr="00000000">
        <w:rPr>
          <w:rtl w:val="0"/>
        </w:rPr>
        <w:t xml:space="preserve">controls. Three experimental replicates were made per targeted perturbation and five outlying replicates </w:t>
      </w:r>
      <w:r w:rsidDel="00000000" w:rsidR="00000000" w:rsidRPr="00000000">
        <w:rPr>
          <w:rtl w:val="0"/>
        </w:rPr>
        <w:t xml:space="preserve">were discarded due to clear machine read error,</w:t>
      </w:r>
      <w:r w:rsidDel="00000000" w:rsidR="00000000" w:rsidRPr="00000000">
        <w:rPr>
          <w:rtl w:val="0"/>
        </w:rPr>
        <w:t xml:space="preserve"> thus the dataset is composed of  40 genes (N) and 115 samples. Including all controls, a total of 18432 qPCRs were performed on 192 samples. </w:t>
      </w:r>
      <w:r w:rsidDel="00000000" w:rsidR="00000000" w:rsidRPr="00000000">
        <w:rPr>
          <w:rtl w:val="0"/>
        </w:rPr>
        <w:t xml:space="preserve">Two technical replicates were performed to ensure minimal machine error</w:t>
      </w:r>
      <w:r w:rsidDel="00000000" w:rsidR="00000000" w:rsidRPr="00000000">
        <w:rPr>
          <w:rtl w:val="0"/>
        </w:rPr>
        <w:t xml:space="preserve">. They generated very similar values up to 25 qPCR cycles</w:t>
      </w:r>
      <w:r w:rsidDel="00000000" w:rsidR="00000000" w:rsidRPr="00000000">
        <w:rPr>
          <w:rtl w:val="0"/>
        </w:rPr>
        <w:t xml:space="preserve"> (Fig. S1)</w:t>
      </w:r>
      <w:r w:rsidDel="00000000" w:rsidR="00000000" w:rsidRPr="00000000">
        <w:rPr>
          <w:rtl w:val="0"/>
        </w:rPr>
        <w:t xml:space="preserv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Experimental validation of individual interactions was performed on GTML2 brain tumor cells, which were cultured in serum-free stem cell medium as previously described </w:t>
      </w:r>
      <w:hyperlink r:id="rId33">
        <w:r w:rsidDel="00000000" w:rsidR="00000000" w:rsidRPr="00000000">
          <w:rPr>
            <w:b w:val="0"/>
            <w:color w:val="000000"/>
            <w:u w:val="none"/>
            <w:rtl w:val="0"/>
          </w:rPr>
          <w:t xml:space="preserve">[23]</w:t>
        </w:r>
      </w:hyperlink>
      <w:r w:rsidDel="00000000" w:rsidR="00000000" w:rsidRPr="00000000">
        <w:rPr>
          <w:rtl w:val="0"/>
        </w:rPr>
        <w:t xml:space="preserve"> and treated for 2 hours with DMSO or JQ1 (500 nM). RNA was purified using the RNeasy Kit (Qiagen). RNA sequencing was performed using the Ion Proton™ System for Next-Generation Sequencing at NGI, SciLifeLab, Uppsala Biomedical Center (BMC), Sweden. All treatment conditions were performed in triplicates. All RNA sequence reads were processed and the differentially expressed genes were analyzed as previously described </w:t>
      </w:r>
      <w:hyperlink r:id="rId34">
        <w:r w:rsidDel="00000000" w:rsidR="00000000" w:rsidRPr="00000000">
          <w:rPr>
            <w:b w:val="0"/>
            <w:color w:val="000000"/>
            <w:u w:val="none"/>
            <w:rtl w:val="0"/>
          </w:rPr>
          <w:t xml:space="preserve">[23]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pStyle w:val="Heading4"/>
        <w:rPr/>
      </w:pPr>
      <w:bookmarkStart w:colFirst="0" w:colLast="0" w:name="_o7gdc325jqwb" w:id="6"/>
      <w:bookmarkEnd w:id="6"/>
      <w:r w:rsidDel="00000000" w:rsidR="00000000" w:rsidRPr="00000000">
        <w:rPr>
          <w:rtl w:val="0"/>
        </w:rPr>
        <w:t xml:space="preserve">Model Generation</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The </w:t>
      </w:r>
      <w:r w:rsidDel="00000000" w:rsidR="00000000" w:rsidRPr="00000000">
        <w:rPr>
          <w:rtl w:val="0"/>
        </w:rPr>
        <w:t xml:space="preserve">fold change</w:t>
      </w:r>
      <w:r w:rsidDel="00000000" w:rsidR="00000000" w:rsidRPr="00000000">
        <w:rPr>
          <w:rtl w:val="0"/>
        </w:rPr>
        <w:t xml:space="preserve"> is calculated in comparison to the spike-in for all knockdown </w:t>
      </w:r>
      <w:r w:rsidDel="00000000" w:rsidR="00000000" w:rsidRPr="00000000">
        <w:rPr>
          <w:rtl w:val="0"/>
        </w:rPr>
        <w:t xml:space="preserve">experiments. It is </w:t>
      </w:r>
      <w:r w:rsidDel="00000000" w:rsidR="00000000" w:rsidRPr="00000000">
        <w:rPr>
          <w:rtl w:val="0"/>
        </w:rPr>
        <w:t xml:space="preserve">used in combination with the collective experimental design matrix (describing the location of perturbed and readout genes) to determine the interaction network A, of instantaneous regulatory effects</w:t>
      </w:r>
      <w:r w:rsidDel="00000000" w:rsidR="00000000" w:rsidRPr="00000000">
        <w:rPr>
          <w:rtl w:val="0"/>
        </w:rPr>
        <w:t xml:space="preserve">. We use a linear ODE model which simplifies to</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center"/>
        <w:rPr/>
      </w:pPr>
      <m:oMath>
        <m:r>
          <w:rPr/>
          <m:t xml:space="preserve">Y=-</m:t>
        </m:r>
        <m:sSup>
          <m:sSupPr>
            <m:ctrlPr>
              <w:rPr/>
            </m:ctrlPr>
          </m:sSupPr>
          <m:e>
            <m:r>
              <w:rPr/>
              <m:t xml:space="preserve">A</m:t>
            </m:r>
          </m:e>
          <m:sup>
            <m:r>
              <w:rPr/>
              <m:t xml:space="preserve">†</m:t>
            </m:r>
          </m:sup>
        </m:sSup>
        <m:r>
          <w:rPr/>
          <m:t xml:space="preserve">(P-F)</m:t>
        </m:r>
        <m:r>
          <w:rPr/>
          <m:t xml:space="preserve">+E</m:t>
        </m:r>
      </m:oMath>
      <w:r w:rsidDel="00000000" w:rsidR="00000000" w:rsidRPr="00000000">
        <w:rPr>
          <w:rtl w:val="0"/>
        </w:rPr>
        <w:tab/>
        <w:tab/>
        <w:tab/>
        <w:tab/>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where Y is an expression matrix of </w:t>
      </w:r>
      <w:r w:rsidDel="00000000" w:rsidR="00000000" w:rsidRPr="00000000">
        <w:rPr>
          <w:rtl w:val="0"/>
        </w:rPr>
        <w:t xml:space="preserve">calculated fold changes</w:t>
      </w:r>
      <w:r w:rsidDel="00000000" w:rsidR="00000000" w:rsidRPr="00000000">
        <w:rPr>
          <w:rtl w:val="0"/>
        </w:rPr>
        <w:t xml:space="preserve">, </w:t>
      </w:r>
      <w:r w:rsidDel="00000000" w:rsidR="00000000" w:rsidRPr="00000000">
        <w:rPr>
          <w:rtl w:val="0"/>
        </w:rPr>
        <w:t xml:space="preserve">with N genes and M experiments. </w:t>
      </w:r>
      <w:r w:rsidDel="00000000" w:rsidR="00000000" w:rsidRPr="00000000">
        <w:rPr>
          <w:rtl w:val="0"/>
        </w:rPr>
        <w:t xml:space="preserve">In Eq. 1, </w:t>
      </w:r>
      <w:r w:rsidDel="00000000" w:rsidR="00000000" w:rsidRPr="00000000">
        <w:rPr>
          <w:i w:val="1"/>
          <w:rtl w:val="0"/>
        </w:rPr>
        <w:t xml:space="preserve">P</w:t>
      </w:r>
      <w:r w:rsidDel="00000000" w:rsidR="00000000" w:rsidRPr="00000000">
        <w:rPr>
          <w:rtl w:val="0"/>
        </w:rPr>
        <w:t xml:space="preserve"> is</w:t>
      </w:r>
      <w:r w:rsidDel="00000000" w:rsidR="00000000" w:rsidRPr="00000000">
        <w:rPr>
          <w:rtl w:val="0"/>
        </w:rPr>
        <w:t xml:space="preserve"> the design matrix</w:t>
      </w:r>
      <w:r w:rsidDel="00000000" w:rsidR="00000000" w:rsidRPr="00000000">
        <w:rPr>
          <w:rtl w:val="0"/>
        </w:rPr>
        <w:t xml:space="preserve"> if we solve for </w:t>
      </w:r>
      <m:oMath>
        <m:sSup>
          <m:sSupPr>
            <m:ctrlPr>
              <w:rPr/>
            </m:ctrlPr>
          </m:sSupPr>
          <m:e>
            <m:r>
              <w:rPr/>
              <m:t xml:space="preserve">A</m:t>
            </m:r>
          </m:e>
          <m:sup>
            <m:r>
              <w:rPr/>
              <m:t xml:space="preserve">†</m:t>
            </m:r>
          </m:sup>
        </m:sSup>
      </m:oMath>
      <w:r w:rsidDel="00000000" w:rsidR="00000000" w:rsidRPr="00000000">
        <w:rPr>
          <w:rtl w:val="0"/>
        </w:rPr>
        <w:t xml:space="preserve">,</w:t>
      </w:r>
      <w:r w:rsidDel="00000000" w:rsidR="00000000" w:rsidRPr="00000000">
        <w:rPr>
          <w:rtl w:val="0"/>
        </w:rPr>
        <w:t xml:space="preserve"> where </w:t>
      </w:r>
      <w:r w:rsidDel="00000000" w:rsidR="00000000" w:rsidRPr="00000000">
        <w:rPr>
          <w:rtl w:val="0"/>
        </w:rPr>
        <w:t xml:space="preserve">t</w:t>
      </w:r>
      <w:r w:rsidDel="00000000" w:rsidR="00000000" w:rsidRPr="00000000">
        <w:rPr>
          <w:rtl w:val="0"/>
        </w:rPr>
        <w:t xml:space="preserve">he Moore-Penrose generalized inverse, denoted </w:t>
      </w:r>
      <w:r w:rsidDel="00000000" w:rsidR="00000000" w:rsidRPr="00000000">
        <w:rPr>
          <w:i w:val="1"/>
          <w:rtl w:val="0"/>
        </w:rPr>
        <w:t xml:space="preserve">†</w:t>
      </w:r>
      <w:r w:rsidDel="00000000" w:rsidR="00000000" w:rsidRPr="00000000">
        <w:rPr>
          <w:rtl w:val="0"/>
        </w:rPr>
        <w:t xml:space="preserve">, is used throughout in place of the true inverse due to calculation intractability wherein sparse GRNs might be rank deficient</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H</w:t>
      </w:r>
      <w:r w:rsidDel="00000000" w:rsidR="00000000" w:rsidRPr="00000000">
        <w:rPr>
          <w:rtl w:val="0"/>
        </w:rPr>
        <w:t xml:space="preserve">owever as we want to solve for </w:t>
      </w:r>
      <m:oMath>
        <m:r>
          <w:rPr/>
          <m:t xml:space="preserve">A</m:t>
        </m:r>
      </m:oMath>
      <w:r w:rsidDel="00000000" w:rsidR="00000000" w:rsidRPr="00000000">
        <w:rPr>
          <w:rtl w:val="0"/>
        </w:rPr>
        <w:t xml:space="preserve"> and not </w:t>
      </w:r>
      <m:oMath>
        <m:sSup>
          <m:sSupPr>
            <m:ctrlPr>
              <w:rPr/>
            </m:ctrlPr>
          </m:sSupPr>
          <m:e>
            <m:r>
              <w:rPr/>
              <m:t xml:space="preserve">A</m:t>
            </m:r>
          </m:e>
          <m:sup>
            <m:r>
              <w:rPr/>
              <m:t xml:space="preserve">†</m:t>
            </m:r>
          </m:sup>
        </m:sSup>
      </m:oMath>
      <w:r w:rsidDel="00000000" w:rsidR="00000000" w:rsidRPr="00000000">
        <w:rPr>
          <w:rtl w:val="0"/>
        </w:rPr>
        <w:t xml:space="preserve">, </w:t>
      </w:r>
      <w:r w:rsidDel="00000000" w:rsidR="00000000" w:rsidRPr="00000000">
        <w:rPr>
          <w:rtl w:val="0"/>
        </w:rPr>
        <w:t xml:space="preserve">we </w:t>
      </w:r>
      <w:r w:rsidDel="00000000" w:rsidR="00000000" w:rsidRPr="00000000">
        <w:rPr>
          <w:rtl w:val="0"/>
        </w:rPr>
        <w:t xml:space="preserve">reformulat</w:t>
      </w:r>
      <w:r w:rsidDel="00000000" w:rsidR="00000000" w:rsidRPr="00000000">
        <w:rPr>
          <w:rtl w:val="0"/>
        </w:rPr>
        <w:t xml:space="preserve">e</w:t>
      </w:r>
      <w:r w:rsidDel="00000000" w:rsidR="00000000" w:rsidRPr="00000000">
        <w:rPr>
          <w:rtl w:val="0"/>
        </w:rPr>
        <w:t xml:space="preserve"> </w:t>
      </w:r>
      <w:r w:rsidDel="00000000" w:rsidR="00000000" w:rsidRPr="00000000">
        <w:rPr>
          <w:rtl w:val="0"/>
        </w:rPr>
        <w:t xml:space="preserve">Eq. </w:t>
      </w:r>
      <w:r w:rsidDel="00000000" w:rsidR="00000000" w:rsidRPr="00000000">
        <w:rPr>
          <w:rtl w:val="0"/>
        </w:rPr>
        <w:t xml:space="preserve">1 to a traditional regression problem</w:t>
      </w:r>
      <w:r w:rsidDel="00000000" w:rsidR="00000000" w:rsidRPr="00000000">
        <w:rPr>
          <w:rtl w:val="0"/>
        </w:rPr>
        <w:t xml:space="preserve">,</w:t>
      </w:r>
      <w:r w:rsidDel="00000000" w:rsidR="00000000" w:rsidRPr="00000000">
        <w:rPr>
          <w:rtl w:val="0"/>
        </w:rPr>
        <w:t xml:space="preserve"> </w:t>
      </w:r>
      <m:oMath>
        <m:r>
          <w:rPr/>
          <m:t xml:space="preserve">-(P-F) =A(Y-E)</m:t>
        </m:r>
      </m:oMath>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Error on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P</w:t>
      </w:r>
      <w:r w:rsidDel="00000000" w:rsidR="00000000" w:rsidRPr="00000000">
        <w:rPr>
          <w:rtl w:val="0"/>
        </w:rPr>
        <w:t xml:space="preserve"> are represented as</w:t>
      </w:r>
      <w:r w:rsidDel="00000000" w:rsidR="00000000" w:rsidRPr="00000000">
        <w:rPr>
          <w:rtl w:val="0"/>
        </w:rPr>
        <w:t xml:space="preserve"> measurement</w:t>
      </w:r>
      <w:r w:rsidDel="00000000" w:rsidR="00000000" w:rsidRPr="00000000">
        <w:rPr>
          <w:rtl w:val="0"/>
        </w:rPr>
        <w:t xml:space="preserve"> error </w:t>
      </w:r>
      <w:r w:rsidDel="00000000" w:rsidR="00000000" w:rsidRPr="00000000">
        <w:rPr>
          <w:i w:val="1"/>
          <w:rtl w:val="0"/>
        </w:rPr>
        <w:t xml:space="preserve">E</w:t>
      </w:r>
      <w:r w:rsidDel="00000000" w:rsidR="00000000" w:rsidRPr="00000000">
        <w:rPr>
          <w:rtl w:val="0"/>
        </w:rPr>
        <w:t xml:space="preserve"> and </w:t>
      </w:r>
      <w:r w:rsidDel="00000000" w:rsidR="00000000" w:rsidRPr="00000000">
        <w:rPr>
          <w:rtl w:val="0"/>
        </w:rPr>
        <w:t xml:space="preserve">system </w:t>
      </w:r>
      <w:r w:rsidDel="00000000" w:rsidR="00000000" w:rsidRPr="00000000">
        <w:rPr>
          <w:rtl w:val="0"/>
        </w:rPr>
        <w:t xml:space="preserve">error </w:t>
      </w:r>
      <w:r w:rsidDel="00000000" w:rsidR="00000000" w:rsidRPr="00000000">
        <w:rPr>
          <w:i w:val="1"/>
          <w:rtl w:val="0"/>
        </w:rPr>
        <w:t xml:space="preserve">F</w:t>
      </w:r>
      <w:r w:rsidDel="00000000" w:rsidR="00000000" w:rsidRPr="00000000">
        <w:rPr>
          <w:rtl w:val="0"/>
        </w:rPr>
        <w:t xml:space="preserve">, respectively, as defined in Table 1.</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Table 1. Description of matrix contents used in linear model for GRN inference.</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1635"/>
        <w:gridCol w:w="1755"/>
        <w:gridCol w:w="4650"/>
        <w:tblGridChange w:id="0">
          <w:tblGrid>
            <w:gridCol w:w="990"/>
            <w:gridCol w:w="1635"/>
            <w:gridCol w:w="1755"/>
            <w:gridCol w:w="46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Dimension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 value range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 x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SNR=0.014, max=3.3, min=-8.7</w:t>
            </w:r>
            <w:ins w:author="Erik Sonnhammer" w:id="2" w:date="2019-06-03T13:52:59Z">
              <w:commentRangeStart w:id="8"/>
              <w:r w:rsidDel="00000000" w:rsidR="00000000" w:rsidRPr="00000000">
                <w:rPr>
                  <w:rtl w:val="0"/>
                </w:rPr>
                <w:t xml:space="preserve">, condition nr=</w:t>
              </w:r>
            </w:ins>
            <w:commentRangeEnd w:id="8"/>
            <w:r w:rsidDel="00000000" w:rsidR="00000000" w:rsidRPr="00000000">
              <w:commentReference w:id="8"/>
            </w:r>
            <w:r w:rsidDel="00000000" w:rsidR="00000000" w:rsidRPr="00000000">
              <w:rPr>
                <w:rtl w:val="0"/>
              </w:rPr>
              <w:t xml:space="preserve">55.3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x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GRN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dependent on BFE per init; initial inference returns variously sparse, weighted A, which is reweighted (see BFE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 x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Perturbation/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targeted perturbations (-1=KD, 0=no KD)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 x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dependent on BFE per init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 x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Range dependent on BFE per init</w:t>
            </w:r>
          </w:p>
        </w:tc>
      </w:tr>
    </w:tbl>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Three modern </w:t>
      </w:r>
      <w:r w:rsidDel="00000000" w:rsidR="00000000" w:rsidRPr="00000000">
        <w:rPr>
          <w:rtl w:val="0"/>
        </w:rPr>
        <w:t xml:space="preserve">methods</w:t>
      </w:r>
      <w:r w:rsidDel="00000000" w:rsidR="00000000" w:rsidRPr="00000000">
        <w:rPr>
          <w:rtl w:val="0"/>
        </w:rPr>
        <w:t xml:space="preserve"> are employed based on their ability to </w:t>
      </w:r>
      <w:r w:rsidDel="00000000" w:rsidR="00000000" w:rsidRPr="00000000">
        <w:rPr>
          <w:rtl w:val="0"/>
        </w:rPr>
        <w:t xml:space="preserve">mix model selection and parameter estimation</w:t>
      </w:r>
      <w:r w:rsidDel="00000000" w:rsidR="00000000" w:rsidRPr="00000000">
        <w:rPr>
          <w:rtl w:val="0"/>
        </w:rPr>
        <w:t xml:space="preserve">. </w:t>
      </w:r>
      <w:r w:rsidDel="00000000" w:rsidR="00000000" w:rsidRPr="00000000">
        <w:rPr>
          <w:rtl w:val="0"/>
        </w:rPr>
        <w:t xml:space="preserve">LSCO</w:t>
      </w:r>
      <w:r w:rsidDel="00000000" w:rsidR="00000000" w:rsidRPr="00000000">
        <w:rPr>
          <w:rtl w:val="0"/>
        </w:rPr>
        <w:t xml:space="preserve"> (least squares with a cut off to produce variably sparse networks)</w:t>
      </w:r>
      <w:hyperlink r:id="rId35">
        <w:r w:rsidDel="00000000" w:rsidR="00000000" w:rsidRPr="00000000">
          <w:rPr>
            <w:b w:val="0"/>
            <w:color w:val="000000"/>
            <w:u w:val="none"/>
            <w:rtl w:val="0"/>
          </w:rPr>
          <w:t xml:space="preserve">[24]</w:t>
        </w:r>
      </w:hyperlink>
      <w:r w:rsidDel="00000000" w:rsidR="00000000" w:rsidRPr="00000000">
        <w:rPr>
          <w:rtl w:val="0"/>
        </w:rPr>
        <w:t xml:space="preserve"> for its value as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standard method, LASSO (least absol</w:t>
      </w:r>
      <w:r w:rsidDel="00000000" w:rsidR="00000000" w:rsidRPr="00000000">
        <w:rPr>
          <w:rtl w:val="0"/>
        </w:rPr>
        <w:t xml:space="preserve">ute shrinkage and selection operator)</w:t>
      </w:r>
      <w:hyperlink r:id="rId36">
        <w:r w:rsidDel="00000000" w:rsidR="00000000" w:rsidRPr="00000000">
          <w:rPr>
            <w:b w:val="0"/>
            <w:color w:val="000000"/>
            <w:u w:val="none"/>
            <w:rtl w:val="0"/>
          </w:rPr>
          <w:t xml:space="preserve">[25]</w:t>
        </w:r>
      </w:hyperlink>
      <w:r w:rsidDel="00000000" w:rsidR="00000000" w:rsidRPr="00000000">
        <w:rPr>
          <w:rtl w:val="0"/>
        </w:rPr>
        <w:t xml:space="preserve"> was chosen for its proven ability to find the solution of minimum error, and TLSCO (total least squares with the same sparsity inducing </w:t>
      </w:r>
      <w:r w:rsidDel="00000000" w:rsidR="00000000" w:rsidRPr="00000000">
        <w:rPr>
          <w:rtl w:val="0"/>
        </w:rPr>
        <w:t xml:space="preserve">cut off</w:t>
      </w:r>
      <w:r w:rsidDel="00000000" w:rsidR="00000000" w:rsidRPr="00000000">
        <w:rPr>
          <w:rtl w:val="0"/>
        </w:rPr>
        <w:t xml:space="preserve"> as LSCO</w:t>
      </w:r>
      <w:r w:rsidDel="00000000" w:rsidR="00000000" w:rsidRPr="00000000">
        <w:rPr>
          <w:rtl w:val="0"/>
        </w:rPr>
        <w:t xml:space="preserve">, Eq. S1)</w:t>
      </w:r>
      <w:r w:rsidDel="00000000" w:rsidR="00000000" w:rsidRPr="00000000">
        <w:rPr>
          <w:rtl w:val="0"/>
        </w:rPr>
        <w:t xml:space="preserve"> for its ability to model error in both the dependent and independent variables </w:t>
      </w:r>
      <w:hyperlink r:id="rId37">
        <w:r w:rsidDel="00000000" w:rsidR="00000000" w:rsidRPr="00000000">
          <w:rPr>
            <w:b w:val="0"/>
            <w:color w:val="000000"/>
            <w:u w:val="none"/>
            <w:rtl w:val="0"/>
          </w:rPr>
          <w:t xml:space="preserve">[14]</w:t>
        </w:r>
      </w:hyperlink>
      <w:r w:rsidDel="00000000" w:rsidR="00000000" w:rsidRPr="00000000">
        <w:rPr>
          <w:rtl w:val="0"/>
        </w:rPr>
        <w:t xml:space="preserve">. Each methods is encapsulated within the nested bootstrapping framework to estimate the linear model in an accurate and reproducible manner by limiting </w:t>
      </w:r>
      <w:r w:rsidDel="00000000" w:rsidR="00000000" w:rsidRPr="00000000">
        <w:rPr>
          <w:rtl w:val="0"/>
        </w:rPr>
        <w:t xml:space="preserve">false discovery rate</w:t>
      </w:r>
      <w:r w:rsidDel="00000000" w:rsidR="00000000" w:rsidRPr="00000000">
        <w:rPr>
          <w:rtl w:val="0"/>
        </w:rPr>
        <w:t xml:space="preserve"> (</w:t>
      </w:r>
      <w:r w:rsidDel="00000000" w:rsidR="00000000" w:rsidRPr="00000000">
        <w:rPr>
          <w:rtl w:val="0"/>
        </w:rPr>
        <w:t xml:space="preserve">FDR</w:t>
      </w:r>
      <w:r w:rsidDel="00000000" w:rsidR="00000000" w:rsidRPr="00000000">
        <w:rPr>
          <w:rtl w:val="0"/>
        </w:rPr>
        <w:t xml:space="preserve">)</w:t>
      </w:r>
      <w:r w:rsidDel="00000000" w:rsidR="00000000" w:rsidRPr="00000000">
        <w:rPr>
          <w:rtl w:val="0"/>
        </w:rPr>
        <w:t xml:space="preserve">, in their native configuration</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pStyle w:val="Heading4"/>
        <w:jc w:val="both"/>
        <w:rPr/>
      </w:pPr>
      <w:bookmarkStart w:colFirst="0" w:colLast="0" w:name="_bweuzzen87qu" w:id="7"/>
      <w:bookmarkEnd w:id="7"/>
      <w:r w:rsidDel="00000000" w:rsidR="00000000" w:rsidRPr="00000000">
        <w:rPr>
          <w:rtl w:val="0"/>
        </w:rPr>
        <w:t xml:space="preserve">Model Selection &amp; Validation</w:t>
      </w:r>
    </w:p>
    <w:p w:rsidR="00000000" w:rsidDel="00000000" w:rsidP="00000000" w:rsidRDefault="00000000" w:rsidRPr="00000000" w14:paraId="00000046">
      <w:pPr>
        <w:jc w:val="both"/>
        <w:rPr>
          <w:sz w:val="20"/>
          <w:szCs w:val="20"/>
        </w:rPr>
      </w:pPr>
      <w:r w:rsidDel="00000000" w:rsidR="00000000" w:rsidRPr="00000000">
        <w:rPr>
          <w:rtl w:val="0"/>
        </w:rPr>
        <w:t xml:space="preserve">Errors are only available </w:t>
      </w:r>
      <w:r w:rsidDel="00000000" w:rsidR="00000000" w:rsidRPr="00000000">
        <w:rPr>
          <w:rtl w:val="0"/>
        </w:rPr>
        <w:t xml:space="preserve">to be estimated </w:t>
      </w:r>
      <w:r w:rsidDel="00000000" w:rsidR="00000000" w:rsidRPr="00000000">
        <w:rPr>
          <w:rtl w:val="0"/>
        </w:rPr>
        <w:t xml:space="preserve">on the </w:t>
      </w:r>
      <w:r w:rsidDel="00000000" w:rsidR="00000000" w:rsidRPr="00000000">
        <w:rPr>
          <w:rtl w:val="0"/>
        </w:rPr>
        <w:t xml:space="preserve">measured </w:t>
      </w:r>
      <w:r w:rsidDel="00000000" w:rsidR="00000000" w:rsidRPr="00000000">
        <w:rPr>
          <w:rtl w:val="0"/>
        </w:rPr>
        <w:t xml:space="preserve">expression matrix Y,</w:t>
      </w:r>
      <w:r w:rsidDel="00000000" w:rsidR="00000000" w:rsidRPr="00000000">
        <w:rPr>
          <w:rtl w:val="0"/>
        </w:rPr>
        <w:t xml:space="preserve"> while noise in P can</w:t>
      </w:r>
      <w:r w:rsidDel="00000000" w:rsidR="00000000" w:rsidRPr="00000000">
        <w:rPr>
          <w:rtl w:val="0"/>
        </w:rPr>
        <w:t xml:space="preserve">not</w:t>
      </w:r>
      <w:r w:rsidDel="00000000" w:rsidR="00000000" w:rsidRPr="00000000">
        <w:rPr>
          <w:rtl w:val="0"/>
        </w:rPr>
        <w:t xml:space="preserve"> be estimated from data</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This optimization occurs during the leave </w:t>
      </w:r>
      <w:r w:rsidDel="00000000" w:rsidR="00000000" w:rsidRPr="00000000">
        <w:rPr>
          <w:rtl w:val="0"/>
        </w:rPr>
        <w:t xml:space="preserve">one </w:t>
      </w:r>
      <w:r w:rsidDel="00000000" w:rsidR="00000000" w:rsidRPr="00000000">
        <w:rPr>
          <w:rtl w:val="0"/>
        </w:rPr>
        <w:t xml:space="preserve">out procedure (</w:t>
      </w:r>
      <w:r w:rsidDel="00000000" w:rsidR="00000000" w:rsidRPr="00000000">
        <w:rPr>
          <w:rtl w:val="0"/>
        </w:rPr>
        <w:t xml:space="preserve">Algorithm</w:t>
      </w:r>
      <w:r w:rsidDel="00000000" w:rsidR="00000000" w:rsidRPr="00000000">
        <w:rPr>
          <w:rtl w:val="0"/>
        </w:rPr>
        <w:t xml:space="preserve"> 1), using the CVX convex optimization package (v1.22)</w:t>
      </w:r>
      <w:hyperlink r:id="rId38">
        <w:r w:rsidDel="00000000" w:rsidR="00000000" w:rsidRPr="00000000">
          <w:rPr>
            <w:b w:val="0"/>
            <w:color w:val="000000"/>
            <w:u w:val="none"/>
            <w:rtl w:val="0"/>
          </w:rPr>
          <w:t xml:space="preserve">[26]</w:t>
        </w:r>
      </w:hyperlink>
      <w:r w:rsidDel="00000000" w:rsidR="00000000" w:rsidRPr="00000000">
        <w:rPr>
          <w:rtl w:val="0"/>
        </w:rPr>
        <w:t xml:space="preserve">  for MATLAB , where the left out</w:t>
      </w:r>
      <w:r w:rsidDel="00000000" w:rsidR="00000000" w:rsidRPr="00000000">
        <w:rPr>
          <w:rtl w:val="0"/>
        </w:rPr>
        <w:t xml:space="preserve"> </w:t>
      </w:r>
      <w:r w:rsidDel="00000000" w:rsidR="00000000" w:rsidRPr="00000000">
        <w:rPr>
          <w:rtl w:val="0"/>
        </w:rPr>
        <w:t xml:space="preserve">gene</w:t>
      </w:r>
      <w:r w:rsidDel="00000000" w:rsidR="00000000" w:rsidRPr="00000000">
        <w:rPr>
          <w:rtl w:val="0"/>
        </w:rPr>
        <w:t xml:space="preserve"> </w:t>
      </w:r>
      <w:r w:rsidDel="00000000" w:rsidR="00000000" w:rsidRPr="00000000">
        <w:rPr>
          <w:rtl w:val="0"/>
        </w:rPr>
        <w:t xml:space="preserve">(g) </w:t>
      </w:r>
      <w:r w:rsidDel="00000000" w:rsidR="00000000" w:rsidRPr="00000000">
        <w:rPr>
          <w:rtl w:val="0"/>
        </w:rPr>
        <w:t xml:space="preserve">is expressed as a linear combination of the other experiments </w:t>
      </w:r>
      <w:r w:rsidDel="00000000" w:rsidR="00000000" w:rsidRPr="00000000">
        <w:rPr>
          <w:rtl w:val="0"/>
        </w:rPr>
        <w:t xml:space="preserve">(crossvalidation) </w:t>
      </w:r>
      <w:r w:rsidDel="00000000" w:rsidR="00000000" w:rsidRPr="00000000">
        <w:rPr>
          <w:rtl w:val="0"/>
        </w:rPr>
        <w:t xml:space="preserve">as follows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Algorithm 1 : </w:t>
      </w:r>
      <w:r w:rsidDel="00000000" w:rsidR="00000000" w:rsidRPr="00000000">
        <w:rPr>
          <w:rtl w:val="0"/>
        </w:rPr>
        <w:t xml:space="preserve">BalanceFitError</w:t>
      </w:r>
      <w:r w:rsidDel="00000000" w:rsidR="00000000" w:rsidRPr="00000000">
        <w:rPr>
          <w:rtl w:val="0"/>
        </w:rPr>
        <w:t xml:space="preserve"> (BFE) </w:t>
      </w:r>
      <w:r w:rsidDel="00000000" w:rsidR="00000000" w:rsidRPr="00000000">
        <w:rPr>
          <w:rtl w:val="0"/>
        </w:rPr>
        <w:t xml:space="preserve">with Cross Validation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numPr>
          <w:ilvl w:val="0"/>
          <w:numId w:val="1"/>
        </w:numPr>
        <w:ind w:left="720" w:hanging="360"/>
        <w:jc w:val="both"/>
        <w:rPr>
          <w:i w:val="1"/>
        </w:rPr>
      </w:pPr>
      <w:r w:rsidDel="00000000" w:rsidR="00000000" w:rsidRPr="00000000">
        <w:rPr>
          <w:rtl w:val="0"/>
        </w:rPr>
        <w:t xml:space="preserve">For each perturbed gene </w:t>
      </w:r>
      <w:r w:rsidDel="00000000" w:rsidR="00000000" w:rsidRPr="00000000">
        <w:rPr>
          <w:i w:val="1"/>
          <w:rtl w:val="0"/>
        </w:rPr>
        <w:t xml:space="preserve">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A">
      <w:pPr>
        <w:numPr>
          <w:ilvl w:val="1"/>
          <w:numId w:val="1"/>
        </w:numPr>
        <w:ind w:left="1440" w:hanging="360"/>
        <w:jc w:val="both"/>
        <w:rPr/>
      </w:pPr>
      <w:r w:rsidDel="00000000" w:rsidR="00000000" w:rsidRPr="00000000">
        <w:rPr>
          <w:rtl w:val="0"/>
        </w:rPr>
        <w:t xml:space="preserve">Remove all experiments of </w:t>
      </w:r>
      <w:r w:rsidDel="00000000" w:rsidR="00000000" w:rsidRPr="00000000">
        <w:rPr>
          <w:rFonts w:ascii="Times New Roman" w:cs="Times New Roman" w:eastAsia="Times New Roman" w:hAnsi="Times New Roman"/>
          <w:i w:val="1"/>
          <w:rtl w:val="0"/>
        </w:rPr>
        <w:t xml:space="preserve">g</w:t>
      </w:r>
      <w:r w:rsidDel="00000000" w:rsidR="00000000" w:rsidRPr="00000000">
        <w:rPr>
          <w:rtl w:val="0"/>
        </w:rPr>
        <w:t xml:space="preserve"> from </w:t>
      </w:r>
      <w:r w:rsidDel="00000000" w:rsidR="00000000" w:rsidRPr="00000000">
        <w:rPr>
          <w:rFonts w:ascii="Times New Roman" w:cs="Times New Roman" w:eastAsia="Times New Roman" w:hAnsi="Times New Roman"/>
          <w:i w:val="1"/>
          <w:rtl w:val="0"/>
        </w:rPr>
        <w:t xml:space="preserve">Y,</w:t>
      </w:r>
      <w:r w:rsidDel="00000000" w:rsidR="00000000" w:rsidRPr="00000000">
        <w:rPr>
          <w:rFonts w:ascii="Cardo" w:cs="Cardo" w:eastAsia="Cardo" w:hAnsi="Cardo"/>
          <w:i w:val="1"/>
          <w:rtl w:val="0"/>
        </w:rPr>
        <w:t xml:space="preserve"> P → Y</w:t>
      </w:r>
      <w:r w:rsidDel="00000000" w:rsidR="00000000" w:rsidRPr="00000000">
        <w:rPr>
          <w:rFonts w:ascii="Times New Roman" w:cs="Times New Roman" w:eastAsia="Times New Roman" w:hAnsi="Times New Roman"/>
          <w:i w:val="1"/>
          <w:vertAlign w:val="subscript"/>
          <w:rtl w:val="0"/>
        </w:rPr>
        <w:t xml:space="preserve">!g</w:t>
      </w:r>
      <w:r w:rsidDel="00000000" w:rsidR="00000000" w:rsidRPr="00000000">
        <w:rPr>
          <w:rFonts w:ascii="Times New Roman" w:cs="Times New Roman" w:eastAsia="Times New Roman" w:hAnsi="Times New Roman"/>
          <w:i w:val="1"/>
          <w:rtl w:val="0"/>
        </w:rPr>
        <w:t xml:space="preserve">, P</w:t>
      </w:r>
      <w:r w:rsidDel="00000000" w:rsidR="00000000" w:rsidRPr="00000000">
        <w:rPr>
          <w:rFonts w:ascii="Times New Roman" w:cs="Times New Roman" w:eastAsia="Times New Roman" w:hAnsi="Times New Roman"/>
          <w:i w:val="1"/>
          <w:vertAlign w:val="subscript"/>
          <w:rtl w:val="0"/>
        </w:rPr>
        <w:t xml:space="preserve">!g</w:t>
      </w:r>
      <w:r w:rsidDel="00000000" w:rsidR="00000000" w:rsidRPr="00000000">
        <w:rPr>
          <w:rtl w:val="0"/>
        </w:rPr>
      </w:r>
    </w:p>
    <w:p w:rsidR="00000000" w:rsidDel="00000000" w:rsidP="00000000" w:rsidRDefault="00000000" w:rsidRPr="00000000" w14:paraId="0000004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While </w:t>
      </w:r>
      <w:r w:rsidDel="00000000" w:rsidR="00000000" w:rsidRPr="00000000">
        <w:rPr>
          <w:rFonts w:ascii="Times New Roman" w:cs="Times New Roman" w:eastAsia="Times New Roman" w:hAnsi="Times New Roman"/>
          <w:i w:val="1"/>
          <w:rtl w:val="0"/>
        </w:rPr>
        <w:t xml:space="preserve">(F</w:t>
      </w:r>
      <w:r w:rsidDel="00000000" w:rsidR="00000000" w:rsidRPr="00000000">
        <w:rPr>
          <w:rFonts w:ascii="Times New Roman" w:cs="Times New Roman" w:eastAsia="Times New Roman" w:hAnsi="Times New Roman"/>
          <w:i w:val="1"/>
          <w:vertAlign w:val="subscript"/>
          <w:rtl w:val="0"/>
        </w:rPr>
        <w:t xml:space="preserve">rel</w:t>
      </w:r>
      <w:r w:rsidDel="00000000" w:rsidR="00000000" w:rsidRPr="00000000">
        <w:rPr>
          <w:rFonts w:ascii="Times New Roman" w:cs="Times New Roman" w:eastAsia="Times New Roman" w:hAnsi="Times New Roman"/>
          <w:i w:val="1"/>
          <w:rtl w:val="0"/>
        </w:rPr>
        <w:t xml:space="preserve"> - E</w:t>
      </w:r>
      <w:r w:rsidDel="00000000" w:rsidR="00000000" w:rsidRPr="00000000">
        <w:rPr>
          <w:rFonts w:ascii="Times New Roman" w:cs="Times New Roman" w:eastAsia="Times New Roman" w:hAnsi="Times New Roman"/>
          <w:i w:val="1"/>
          <w:vertAlign w:val="subscript"/>
          <w:rtl w:val="0"/>
        </w:rPr>
        <w:t xml:space="preserve">rel </w:t>
      </w:r>
      <w:r w:rsidDel="00000000" w:rsidR="00000000" w:rsidRPr="00000000">
        <w:rPr>
          <w:rFonts w:ascii="Times New Roman" w:cs="Times New Roman" w:eastAsia="Times New Roman" w:hAnsi="Times New Roman"/>
          <w:i w:val="1"/>
          <w:rtl w:val="0"/>
        </w:rPr>
        <w:t xml:space="preserve">&gt; t)</w:t>
      </w:r>
    </w:p>
    <w:p w:rsidR="00000000" w:rsidDel="00000000" w:rsidP="00000000" w:rsidRDefault="00000000" w:rsidRPr="00000000" w14:paraId="0000004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Minimize </w:t>
      </w:r>
      <m:oMath>
        <m:sSubSup>
          <m:sSubSupPr>
            <m:ctrlPr>
              <w:rPr/>
            </m:ctrlPr>
          </m:sSubSupPr>
          <m:e>
            <m:d>
              <m:dPr>
                <m:begChr m:val="|"/>
                <m:endChr m:val="|"/>
              </m:dPr>
              <m:e>
                <m:d>
                  <m:dPr>
                    <m:begChr m:val="|"/>
                    <m:endChr m:val="|"/>
                  </m:dPr>
                  <m:e>
                    <m:sSub>
                      <m:sSubPr>
                        <m:ctrlPr>
                          <w:rPr/>
                        </m:ctrlPr>
                      </m:sSubPr>
                      <m:e>
                        <m:r>
                          <w:rPr/>
                          <m:t xml:space="preserve">E</m:t>
                        </m:r>
                      </m:e>
                      <m:sub>
                        <m:r>
                          <w:rPr/>
                          <m:t xml:space="preserve">!g</m:t>
                        </m:r>
                      </m:sub>
                    </m:sSub>
                  </m:e>
                </m:d>
              </m:e>
            </m:d>
          </m:e>
          <m:sub>
            <m:r>
              <w:rPr/>
              <m:t xml:space="preserve">2</m:t>
            </m:r>
          </m:sub>
          <m:sup>
            <m:r>
              <w:rPr/>
              <m:t xml:space="preserve">2</m:t>
            </m:r>
          </m:sup>
        </m:sSubSup>
      </m:oMath>
      <w:r w:rsidDel="00000000" w:rsidR="00000000" w:rsidRPr="00000000">
        <w:rPr>
          <w:rtl w:val="0"/>
        </w:rPr>
        <w:t xml:space="preserve">+ </w:t>
      </w:r>
      <m:oMath>
        <m:sSubSup>
          <m:sSubSupPr>
            <m:ctrlPr>
              <w:rPr/>
            </m:ctrlPr>
          </m:sSubSupPr>
          <m:e>
            <m:d>
              <m:dPr>
                <m:begChr m:val="|"/>
                <m:endChr m:val="|"/>
              </m:dPr>
              <m:e>
                <m:d>
                  <m:dPr>
                    <m:begChr m:val="|"/>
                    <m:endChr m:val="|"/>
                  </m:dPr>
                  <m:e>
                    <m:sSub>
                      <m:sSubPr>
                        <m:ctrlPr>
                          <w:rPr/>
                        </m:ctrlPr>
                      </m:sSubPr>
                      <m:e>
                        <m:r>
                          <w:rPr/>
                          <m:t xml:space="preserve">F</m:t>
                        </m:r>
                      </m:e>
                      <m:sub>
                        <m:r>
                          <w:rPr/>
                          <m:t xml:space="preserve">!g</m:t>
                        </m:r>
                      </m:sub>
                    </m:sSub>
                  </m:e>
                </m:d>
              </m:e>
            </m:d>
          </m:e>
          <m:sub>
            <m:r>
              <w:rPr/>
              <m:t xml:space="preserve">2</m:t>
            </m:r>
          </m:sub>
          <m:sup>
            <m:r>
              <w:rPr/>
              <m:t xml:space="preserve">2</m:t>
            </m:r>
          </m:sup>
        </m:sSubSup>
      </m:oMath>
      <w:r w:rsidDel="00000000" w:rsidR="00000000" w:rsidRPr="00000000">
        <w:rPr>
          <w:rtl w:val="0"/>
        </w:rPr>
        <w:t xml:space="preserve"> subject to </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pPr>
      <m:oMath>
        <m:sSubSup>
          <m:sSubSupPr>
            <m:ctrlPr>
              <w:rPr/>
            </m:ctrlPr>
          </m:sSubSupPr>
          <m:e>
            <m:r>
              <w:rPr/>
              <m:t xml:space="preserve">A</m:t>
            </m:r>
          </m:e>
          <m:sub/>
          <m:sup/>
        </m:sSubSup>
        <m:sSub>
          <m:sSubPr>
            <m:ctrlPr>
              <w:rPr/>
            </m:ctrlPr>
          </m:sSubPr>
          <m:e>
            <m:sSub>
              <m:sSubPr>
                <m:ctrlPr>
                  <w:rPr/>
                </m:ctrlPr>
              </m:sSubPr>
              <m:e>
                <m:r>
                  <w:rPr/>
                  <m:t xml:space="preserve">(Y</m:t>
                </m:r>
              </m:e>
              <m:sub>
                <m:r>
                  <w:rPr/>
                  <m:t xml:space="preserve">!g</m:t>
                </m:r>
              </m:sub>
            </m:sSub>
            <m:r>
              <w:rPr/>
              <m:t xml:space="preserve">-</m:t>
            </m:r>
            <m:sSub>
              <m:sSubPr>
                <m:ctrlPr>
                  <w:rPr/>
                </m:ctrlPr>
              </m:sSubPr>
              <m:e>
                <m:r>
                  <w:rPr/>
                  <m:t xml:space="preserve">E</m:t>
                </m:r>
              </m:e>
              <m:sub>
                <m:r>
                  <w:rPr/>
                  <m:t xml:space="preserve">!g</m:t>
                </m:r>
              </m:sub>
            </m:sSub>
            <m:r>
              <w:rPr/>
              <m:t xml:space="preserve">) = -(</m:t>
            </m:r>
            <m:sSub>
              <m:sSubPr>
                <m:ctrlPr>
                  <w:rPr/>
                </m:ctrlPr>
              </m:sSubPr>
              <m:e>
                <m:r>
                  <w:rPr/>
                  <m:t xml:space="preserve">P</m:t>
                </m:r>
              </m:e>
              <m:sub>
                <m:r>
                  <w:rPr/>
                  <m:t xml:space="preserve">!g</m:t>
                </m:r>
              </m:sub>
            </m:sSub>
            <m:r>
              <w:rPr/>
              <m:t xml:space="preserve">-</m:t>
            </m:r>
            <m:sSub>
              <m:sSubPr>
                <m:ctrlPr>
                  <w:rPr/>
                </m:ctrlPr>
              </m:sSubPr>
              <m:e>
                <m:r>
                  <w:rPr/>
                  <m:t xml:space="preserve">F</m:t>
                </m:r>
              </m:e>
              <m:sub>
                <m:r>
                  <w:rPr/>
                  <m:t xml:space="preserve">!g</m:t>
                </m:r>
              </m:sub>
            </m:sSub>
            <m:r>
              <w:rPr/>
              <m:t xml:space="preserve">)</m:t>
            </m:r>
          </m:e>
          <m:sub/>
        </m:sSub>
      </m:oMath>
      <w:r w:rsidDel="00000000" w:rsidR="00000000" w:rsidRPr="00000000">
        <w:rPr>
          <w:rtl w:val="0"/>
        </w:rPr>
      </w:r>
    </w:p>
    <w:p w:rsidR="00000000" w:rsidDel="00000000" w:rsidP="00000000" w:rsidRDefault="00000000" w:rsidRPr="00000000" w14:paraId="0000004E">
      <w:pPr>
        <w:ind w:left="2160" w:firstLine="720"/>
        <w:jc w:val="left"/>
        <w:rPr/>
      </w:pPr>
      <m:oMath>
        <m:sSubSup>
          <m:sSubSupPr>
            <m:ctrlPr>
              <w:rPr/>
            </m:ctrlPr>
          </m:sSubSupPr>
          <m:e>
            <m:d>
              <m:dPr>
                <m:begChr m:val="|"/>
                <m:endChr m:val="|"/>
              </m:dPr>
              <m:e>
                <m:d>
                  <m:dPr>
                    <m:begChr m:val="|"/>
                    <m:endChr m:val="|"/>
                  </m:dPr>
                  <m:e>
                    <m:sSub>
                      <m:sSubPr>
                        <m:ctrlPr>
                          <w:rPr/>
                        </m:ctrlPr>
                      </m:sSubPr>
                      <m:e>
                        <m:r>
                          <w:rPr/>
                          <m:t xml:space="preserve">E</m:t>
                        </m:r>
                      </m:e>
                      <m:sub>
                        <m:r>
                          <w:rPr/>
                          <m:t xml:space="preserve">!g</m:t>
                        </m:r>
                      </m:sub>
                    </m:sSub>
                  </m:e>
                </m:d>
              </m:e>
            </m:d>
          </m:e>
          <m:sub>
            <m:r>
              <w:rPr/>
              <m:t xml:space="preserve">2</m:t>
            </m:r>
          </m:sub>
          <m:sup>
            <m:r>
              <w:rPr/>
              <m:t xml:space="preserve">2</m:t>
            </m:r>
          </m:sup>
        </m:sSubSup>
        <m:r>
          <w:rPr/>
          <m:t xml:space="preserve">&lt;=</m:t>
        </m:r>
        <m:f>
          <m:fPr>
            <m:ctrlPr>
              <w:rPr>
                <w:b w:val="1"/>
              </w:rPr>
            </m:ctrlPr>
          </m:fPr>
          <m:num>
            <m:r>
              <w:rPr/>
              <m:t xml:space="preserve">1</m:t>
            </m:r>
          </m:num>
          <m:den>
            <m:sSup>
              <m:sSupPr>
                <m:ctrlPr>
                  <w:rPr/>
                </m:ctrlPr>
              </m:sSupPr>
              <m:e>
                <m:r>
                  <w:rPr/>
                  <m:t>χ</m:t>
                </m:r>
              </m:e>
              <m:sup>
                <m:r>
                  <w:rPr/>
                  <m:t xml:space="preserve">2</m:t>
                </m:r>
              </m:sup>
            </m:sSup>
            <m:r>
              <w:rPr/>
              <m:t xml:space="preserve">(</m:t>
            </m:r>
            <m:r>
              <w:rPr/>
              <m:t>α</m:t>
            </m:r>
            <m:r>
              <w:rPr/>
              <m:t xml:space="preserve">,</m:t>
            </m:r>
            <m:r>
              <w:rPr>
                <w:b w:val="1"/>
              </w:rPr>
              <m:t xml:space="preserve">N)</m:t>
            </m:r>
          </m:den>
        </m:f>
      </m:oMath>
      <w:r w:rsidDel="00000000" w:rsidR="00000000" w:rsidRPr="00000000">
        <w:rPr>
          <w:rtl w:val="0"/>
        </w:rPr>
      </w:r>
    </w:p>
    <w:p w:rsidR="00000000" w:rsidDel="00000000" w:rsidP="00000000" w:rsidRDefault="00000000" w:rsidRPr="00000000" w14:paraId="0000004F">
      <w:pPr>
        <w:ind w:left="2160" w:firstLine="720"/>
        <w:jc w:val="left"/>
        <w:rPr/>
      </w:pPr>
      <m:oMath>
        <m:sSubSup>
          <m:sSubSupPr>
            <m:ctrlPr>
              <w:rPr/>
            </m:ctrlPr>
          </m:sSubSupPr>
          <m:e>
            <m:d>
              <m:dPr>
                <m:begChr m:val="|"/>
                <m:endChr m:val="|"/>
              </m:dPr>
              <m:e>
                <m:d>
                  <m:dPr>
                    <m:begChr m:val="|"/>
                    <m:endChr m:val="|"/>
                  </m:dPr>
                  <m:e>
                    <m:sSub>
                      <m:sSubPr>
                        <m:ctrlPr>
                          <w:rPr/>
                        </m:ctrlPr>
                      </m:sSubPr>
                      <m:e>
                        <m:r>
                          <w:rPr/>
                          <m:t xml:space="preserve">F</m:t>
                        </m:r>
                      </m:e>
                      <m:sub>
                        <m:r>
                          <w:rPr/>
                          <m:t xml:space="preserve">!g</m:t>
                        </m:r>
                      </m:sub>
                    </m:sSub>
                  </m:e>
                </m:d>
              </m:e>
            </m:d>
          </m:e>
          <m:sub>
            <m:r>
              <w:rPr/>
              <m:t xml:space="preserve">2</m:t>
            </m:r>
          </m:sub>
          <m:sup>
            <m:r>
              <w:rPr/>
              <m:t xml:space="preserve">2</m:t>
            </m:r>
          </m:sup>
        </m:sSubSup>
        <m:r>
          <w:rPr/>
          <m:t xml:space="preserve">&lt;=w ||A </m:t>
        </m:r>
        <m:sSub>
          <m:sSubPr>
            <m:ctrlPr>
              <w:rPr/>
            </m:ctrlPr>
          </m:sSubPr>
          <m:e>
            <m:r>
              <w:rPr/>
              <m:t xml:space="preserve">Y</m:t>
            </m:r>
          </m:e>
          <m:sub>
            <m:r>
              <w:rPr/>
              <m:t xml:space="preserve">!g</m:t>
            </m:r>
          </m:sub>
        </m:sSub>
        <m:sSub>
          <m:sSubPr>
            <m:ctrlPr>
              <w:rPr/>
            </m:ctrlPr>
          </m:sSubPr>
          <m:e>
            <m:sSubSup>
              <m:sSubSupPr>
                <m:ctrlPr>
                  <w:rPr/>
                </m:ctrlPr>
              </m:sSubSupPr>
              <m:e>
                <m:r>
                  <w:rPr/>
                  <m:t xml:space="preserve">||</m:t>
                </m:r>
              </m:e>
              <m:sub>
                <m:r>
                  <w:rPr/>
                  <m:t xml:space="preserve">2</m:t>
                </m:r>
              </m:sub>
              <m:sup>
                <m:r>
                  <w:rPr/>
                  <m:t xml:space="preserve">2</m:t>
                </m:r>
              </m:sup>
            </m:sSubSup>
          </m:e>
          <m:sub/>
        </m:sSub>
      </m:oMath>
      <w:r w:rsidDel="00000000" w:rsidR="00000000" w:rsidRPr="00000000">
        <w:rPr>
          <w:rtl w:val="0"/>
        </w:rPr>
      </w:r>
    </w:p>
    <w:p w:rsidR="00000000" w:rsidDel="00000000" w:rsidP="00000000" w:rsidRDefault="00000000" w:rsidRPr="00000000" w14:paraId="0000005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pPr>
      <m:oMath>
        <m:r>
          <w:rPr>
            <w:rFonts w:ascii="Times New Roman" w:cs="Times New Roman" w:eastAsia="Times New Roman" w:hAnsi="Times New Roman"/>
            <w:i w:val="1"/>
          </w:rPr>
          <m:t xml:space="preserve">w=</m:t>
        </m:r>
        <m:f>
          <m:fPr>
            <m:ctrlPr>
              <w:rPr>
                <w:rFonts w:ascii="Times New Roman" w:cs="Times New Roman" w:eastAsia="Times New Roman" w:hAnsi="Times New Roman"/>
                <w:i w:val="1"/>
              </w:rPr>
            </m:ctrlPr>
          </m:fPr>
          <m:num>
            <m:r>
              <w:rPr>
                <w:rFonts w:ascii="Times New Roman" w:cs="Times New Roman" w:eastAsia="Times New Roman" w:hAnsi="Times New Roman"/>
                <w:i w:val="1"/>
              </w:rPr>
              <m:t xml:space="preserve">w</m:t>
            </m:r>
          </m:num>
          <m:den>
            <m:r>
              <w:rPr>
                <w:rFonts w:ascii="Times New Roman" w:cs="Times New Roman" w:eastAsia="Times New Roman" w:hAnsi="Times New Roman"/>
                <w:i w:val="1"/>
              </w:rPr>
              <m:t xml:space="preserve">2</m:t>
            </m:r>
          </m:den>
        </m:f>
      </m:oMath>
      <w:r w:rsidDel="00000000" w:rsidR="00000000" w:rsidRPr="00000000">
        <w:rPr>
          <w:rtl w:val="0"/>
        </w:rPr>
      </w:r>
    </w:p>
    <w:p w:rsidR="00000000" w:rsidDel="00000000" w:rsidP="00000000" w:rsidRDefault="00000000" w:rsidRPr="00000000" w14:paraId="0000005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pPr>
      <m:oMath>
        <m:sSub>
          <m:sSubPr>
            <m:ctrlPr>
              <w:rPr>
                <w:i w:val="1"/>
              </w:rPr>
            </m:ctrlPr>
          </m:sSubPr>
          <m:e>
            <m:r>
              <w:rPr/>
              <m:t xml:space="preserve">E</m:t>
            </m:r>
          </m:e>
          <m:sub>
            <m:r>
              <w:rPr>
                <w:i w:val="1"/>
              </w:rPr>
              <m:t xml:space="preserve">rel</m:t>
            </m:r>
          </m:sub>
        </m:sSub>
        <m:r>
          <w:rPr>
            <w:i w:val="1"/>
          </w:rPr>
          <m:t xml:space="preserve">=</m:t>
        </m:r>
        <m:f>
          <m:fPr>
            <m:ctrlPr>
              <w:rPr>
                <w:i w:val="1"/>
              </w:rPr>
            </m:ctrlPr>
          </m:fPr>
          <m:num>
            <m:sSubSup>
              <m:sSubSupPr>
                <m:ctrlPr>
                  <w:rPr/>
                </m:ctrlPr>
              </m:sSubSupPr>
              <m:e>
                <m:r>
                  <w:rPr/>
                  <m:t xml:space="preserve">||</m:t>
                </m:r>
                <m:sSub>
                  <m:sSubPr>
                    <m:ctrlPr>
                      <w:rPr/>
                    </m:ctrlPr>
                  </m:sSubPr>
                  <m:e>
                    <m:r>
                      <w:rPr/>
                      <m:t xml:space="preserve">E</m:t>
                    </m:r>
                  </m:e>
                  <m:sub>
                    <m:r>
                      <w:rPr/>
                      <m:t xml:space="preserve">!g</m:t>
                    </m:r>
                  </m:sub>
                </m:sSub>
                <m:r>
                  <w:rPr/>
                  <m:t xml:space="preserve">||</m:t>
                </m:r>
              </m:e>
              <m:sub>
                <m:r>
                  <w:rPr/>
                  <m:t xml:space="preserve">2</m:t>
                </m:r>
              </m:sub>
              <m:sup>
                <m:r>
                  <w:rPr/>
                  <m:t xml:space="preserve">2</m:t>
                </m:r>
              </m:sup>
            </m:sSubSup>
          </m:num>
          <m:den>
            <m:sSubSup>
              <m:sSubSupPr>
                <m:ctrlPr>
                  <w:rPr/>
                </m:ctrlPr>
              </m:sSubSupPr>
              <m:e>
                <m:r>
                  <w:rPr/>
                  <m:t xml:space="preserve">||</m:t>
                </m:r>
                <m:sSub>
                  <m:sSubPr>
                    <m:ctrlPr>
                      <w:rPr/>
                    </m:ctrlPr>
                  </m:sSubPr>
                  <m:e>
                    <m:r>
                      <w:rPr/>
                      <m:t xml:space="preserve">Y</m:t>
                    </m:r>
                  </m:e>
                  <m:sub>
                    <m:r>
                      <w:rPr/>
                      <m:t xml:space="preserve">!g</m:t>
                    </m:r>
                  </m:sub>
                </m:sSub>
                <m:r>
                  <w:rPr/>
                  <m:t xml:space="preserve">||</m:t>
                </m:r>
              </m:e>
              <m:sub>
                <m:r>
                  <w:rPr/>
                  <m:t xml:space="preserve">2</m:t>
                </m:r>
              </m:sub>
              <m:sup>
                <m:r>
                  <w:rPr/>
                  <m:t xml:space="preserve">2</m:t>
                </m:r>
              </m:sup>
            </m:sSubSup>
          </m:den>
        </m:f>
      </m:oMath>
      <w:r w:rsidDel="00000000" w:rsidR="00000000" w:rsidRPr="00000000">
        <w:rPr>
          <w:rtl w:val="0"/>
        </w:rPr>
        <w:t xml:space="preserve"> and </w:t>
      </w:r>
      <m:oMath>
        <m:sSub>
          <m:sSubPr>
            <m:ctrlPr>
              <w:rPr>
                <w:i w:val="1"/>
              </w:rPr>
            </m:ctrlPr>
          </m:sSubPr>
          <m:e>
            <m:r>
              <w:rPr/>
              <m:t xml:space="preserve">F</m:t>
            </m:r>
          </m:e>
          <m:sub>
            <m:r>
              <w:rPr>
                <w:i w:val="1"/>
              </w:rPr>
              <m:t xml:space="preserve">rel</m:t>
            </m:r>
          </m:sub>
        </m:sSub>
        <m:r>
          <w:rPr>
            <w:i w:val="1"/>
          </w:rPr>
          <m:t xml:space="preserve">=</m:t>
        </m:r>
        <m:f>
          <m:fPr>
            <m:ctrlPr>
              <w:rPr>
                <w:i w:val="1"/>
              </w:rPr>
            </m:ctrlPr>
          </m:fPr>
          <m:num>
            <m:sSubSup>
              <m:sSubSupPr>
                <m:ctrlPr>
                  <w:rPr/>
                </m:ctrlPr>
              </m:sSubSupPr>
              <m:e>
                <m:r>
                  <w:rPr/>
                  <m:t xml:space="preserve">||</m:t>
                </m:r>
                <m:sSub>
                  <m:sSubPr>
                    <m:ctrlPr>
                      <w:rPr/>
                    </m:ctrlPr>
                  </m:sSubPr>
                  <m:e>
                    <m:r>
                      <w:rPr/>
                      <m:t xml:space="preserve">F</m:t>
                    </m:r>
                  </m:e>
                  <m:sub>
                    <m:r>
                      <w:rPr/>
                      <m:t xml:space="preserve">!g</m:t>
                    </m:r>
                  </m:sub>
                </m:sSub>
                <m:r>
                  <w:rPr/>
                  <m:t xml:space="preserve">||</m:t>
                </m:r>
              </m:e>
              <m:sub>
                <m:r>
                  <w:rPr/>
                  <m:t xml:space="preserve">2</m:t>
                </m:r>
              </m:sub>
              <m:sup>
                <m:r>
                  <w:rPr/>
                  <m:t xml:space="preserve">2</m:t>
                </m:r>
              </m:sup>
            </m:sSubSup>
          </m:num>
          <m:den>
            <m:sSubSup>
              <m:sSubSupPr>
                <m:ctrlPr>
                  <w:rPr/>
                </m:ctrlPr>
              </m:sSubSupPr>
              <m:e>
                <m:r>
                  <w:rPr/>
                  <m:t xml:space="preserve">||</m:t>
                </m:r>
                <m:sSub>
                  <m:sSubPr>
                    <m:ctrlPr>
                      <w:rPr/>
                    </m:ctrlPr>
                  </m:sSubPr>
                  <m:e>
                    <m:r>
                      <w:rPr/>
                      <m:t xml:space="preserve">P</m:t>
                    </m:r>
                  </m:e>
                  <m:sub>
                    <m:r>
                      <w:rPr/>
                      <m:t xml:space="preserve">!g</m:t>
                    </m:r>
                  </m:sub>
                </m:sSub>
                <m:r>
                  <w:rPr/>
                  <m:t xml:space="preserve">||</m:t>
                </m:r>
              </m:e>
              <m:sub>
                <m:r>
                  <w:rPr/>
                  <m:t xml:space="preserve">2</m:t>
                </m:r>
              </m:sub>
              <m:sup>
                <m:r>
                  <w:rPr/>
                  <m:t xml:space="preserve">2</m:t>
                </m:r>
              </m:sup>
            </m:sSubSup>
          </m:den>
        </m:f>
      </m:oMath>
      <w:r w:rsidDel="00000000" w:rsidR="00000000" w:rsidRPr="00000000">
        <w:rPr>
          <w:rtl w:val="0"/>
        </w:rPr>
      </w:r>
    </w:p>
    <w:p w:rsidR="00000000" w:rsidDel="00000000" w:rsidP="00000000" w:rsidRDefault="00000000" w:rsidRPr="00000000" w14:paraId="00000052">
      <w:pPr>
        <w:numPr>
          <w:ilvl w:val="1"/>
          <w:numId w:val="1"/>
        </w:numPr>
        <w:ind w:left="1440" w:hanging="360"/>
        <w:jc w:val="both"/>
      </w:pPr>
      <m:oMath>
        <m:sSub>
          <m:sSubPr>
            <m:ctrlPr>
              <w:rPr/>
            </m:ctrlPr>
          </m:sSubPr>
          <m:e>
            <m:r>
              <w:rPr/>
              <m:t xml:space="preserve">F</m:t>
            </m:r>
          </m:e>
          <m:sub>
            <m:r>
              <w:rPr/>
              <m:t xml:space="preserve">g</m:t>
            </m:r>
          </m:sub>
        </m:sSub>
        <m:r>
          <w:rPr/>
          <m:t xml:space="preserve">=</m:t>
        </m:r>
        <m:sSub>
          <m:sSubPr>
            <m:ctrlPr>
              <w:rPr/>
            </m:ctrlPr>
          </m:sSubPr>
          <m:e>
            <m:r>
              <w:rPr/>
              <m:t xml:space="preserve">F</m:t>
            </m:r>
          </m:e>
          <m:sub>
            <m:r>
              <w:rPr/>
              <m:t xml:space="preserve">!g</m:t>
            </m:r>
          </m:sub>
        </m:sSub>
        <m:sSub>
          <m:sSubPr>
            <m:ctrlPr>
              <w:rPr/>
            </m:ctrlPr>
          </m:sSubPr>
          <m:e>
            <m:sSubSup>
              <m:sSubSupPr>
                <m:ctrlPr>
                  <w:rPr/>
                </m:ctrlPr>
              </m:sSubSupPr>
              <m:e>
                <m:r>
                  <w:rPr/>
                  <m:t xml:space="preserve"> (P</m:t>
                </m:r>
              </m:e>
              <m:sub>
                <m:r>
                  <w:rPr/>
                  <m:t xml:space="preserve">!g</m:t>
                </m:r>
              </m:sub>
              <m:sup>
                <m:r>
                  <w:rPr/>
                  <m:t xml:space="preserve">†</m:t>
                </m:r>
              </m:sup>
            </m:sSubSup>
          </m:e>
          <m:sub/>
        </m:sSub>
        <m:sSub>
          <m:sSubPr>
            <m:ctrlPr>
              <w:rPr/>
            </m:ctrlPr>
          </m:sSubPr>
          <m:e>
            <m:r>
              <w:rPr/>
              <m:t xml:space="preserve">P</m:t>
            </m:r>
          </m:e>
          <m:sub>
            <m:r>
              <w:rPr/>
              <m:t xml:space="preserve">g</m:t>
            </m:r>
          </m:sub>
        </m:sSub>
        <m:r>
          <w:rPr/>
          <m:t xml:space="preserve">)</m:t>
        </m:r>
      </m:oMath>
      <w:r w:rsidDel="00000000" w:rsidR="00000000" w:rsidRPr="00000000">
        <w:rPr>
          <w:rtl w:val="0"/>
        </w:rPr>
      </w:r>
    </w:p>
    <w:p w:rsidR="00000000" w:rsidDel="00000000" w:rsidP="00000000" w:rsidRDefault="00000000" w:rsidRPr="00000000" w14:paraId="00000053">
      <w:pPr>
        <w:numPr>
          <w:ilvl w:val="1"/>
          <w:numId w:val="1"/>
        </w:numPr>
        <w:ind w:left="1440" w:hanging="360"/>
        <w:jc w:val="both"/>
      </w:pPr>
      <m:oMath>
        <m:sSub>
          <m:sSubPr>
            <m:ctrlPr>
              <w:rPr/>
            </m:ctrlPr>
          </m:sSubPr>
          <m:e>
            <m:r>
              <w:rPr/>
              <m:t xml:space="preserve">wRSSP</m:t>
            </m:r>
          </m:e>
          <m:sub>
            <m:r>
              <w:rPr/>
              <m:t xml:space="preserve">g</m:t>
            </m:r>
          </m:sub>
        </m:sSub>
        <m:r>
          <w:rPr/>
          <m:t xml:space="preserve">=</m:t>
        </m:r>
        <m:f>
          <m:fPr>
            <m:ctrlPr>
              <w:rPr/>
            </m:ctrlPr>
          </m:fPr>
          <m:num>
            <m:sSubSup>
              <m:sSubSupPr>
                <m:ctrlPr>
                  <w:rPr/>
                </m:ctrlPr>
              </m:sSubSupPr>
              <m:e>
                <m:d>
                  <m:dPr>
                    <m:begChr m:val="|"/>
                    <m:endChr m:val="|"/>
                    <m:ctrlPr>
                      <w:rPr/>
                    </m:ctrlPr>
                  </m:dPr>
                  <m:e>
                    <m:d>
                      <m:dPr>
                        <m:begChr m:val="|"/>
                        <m:endChr m:val="|"/>
                        <m:ctrlPr>
                          <w:rPr/>
                        </m:ctrlPr>
                      </m:dPr>
                      <m:e>
                        <m:sSub>
                          <m:sSubPr>
                            <m:ctrlPr>
                              <w:rPr/>
                            </m:ctrlPr>
                          </m:sSubPr>
                          <m:e>
                            <m:acc>
                              <m:accPr>
                                <m:chr m:val="̂"/>
                                <m:ctrlPr>
                                  <w:rPr/>
                                </m:ctrlPr>
                              </m:accPr>
                              <m:e>
                                <m:r>
                                  <w:rPr/>
                                  <m:t xml:space="preserve">P</m:t>
                                </m:r>
                              </m:e>
                            </m:acc>
                          </m:e>
                          <m:sub>
                            <m:r>
                              <w:rPr/>
                              <m:t xml:space="preserve">g</m:t>
                            </m:r>
                          </m:sub>
                        </m:sSub>
                        <m:r>
                          <w:rPr/>
                          <m:t xml:space="preserve">-</m:t>
                        </m:r>
                        <m:sSub>
                          <m:sSubPr>
                            <m:ctrlPr>
                              <w:rPr/>
                            </m:ctrlPr>
                          </m:sSubPr>
                          <m:e>
                            <m:r>
                              <w:rPr/>
                              <m:t xml:space="preserve">P</m:t>
                            </m:r>
                          </m:e>
                          <m:sub>
                            <m:r>
                              <w:rPr/>
                              <m:t xml:space="preserve">g</m:t>
                            </m:r>
                          </m:sub>
                        </m:sSub>
                      </m:e>
                    </m:d>
                  </m:e>
                </m:d>
              </m:e>
              <m:sub>
                <m:r>
                  <w:rPr/>
                  <m:t xml:space="preserve">2</m:t>
                </m:r>
              </m:sub>
              <m:sup>
                <m:r>
                  <w:rPr/>
                  <m:t xml:space="preserve">2</m:t>
                </m:r>
              </m:sup>
            </m:sSubSup>
          </m:num>
          <m:den>
            <m:r>
              <w:rPr/>
              <m:t xml:space="preserve">cov(</m:t>
            </m:r>
            <m:sSub>
              <m:sSubPr>
                <m:ctrlPr>
                  <w:rPr/>
                </m:ctrlPr>
              </m:sSubPr>
              <m:e>
                <m:r>
                  <w:rPr/>
                  <m:t xml:space="preserve">P</m:t>
                </m:r>
              </m:e>
              <m:sub>
                <m:r>
                  <w:rPr/>
                  <m:t xml:space="preserve">g</m:t>
                </m:r>
              </m:sub>
            </m:sSub>
            <m:r>
              <w:rPr/>
              <m:t xml:space="preserve">)</m:t>
            </m:r>
          </m:den>
        </m:f>
      </m:oMath>
      <w:r w:rsidDel="00000000" w:rsidR="00000000" w:rsidRPr="00000000">
        <w:rPr>
          <w:rtl w:val="0"/>
        </w:rPr>
        <w:t xml:space="preserve">, where </w:t>
      </w:r>
      <m:oMath>
        <m:sSub>
          <m:sSubPr>
            <m:ctrlPr>
              <w:rPr/>
            </m:ctrlPr>
          </m:sSubPr>
          <m:e>
            <m:acc>
              <m:accPr>
                <m:chr m:val="̂"/>
                <m:ctrlPr>
                  <w:rPr/>
                </m:ctrlPr>
              </m:accPr>
              <m:e>
                <m:r>
                  <w:rPr/>
                  <m:t xml:space="preserve">P</m:t>
                </m:r>
              </m:e>
            </m:acc>
          </m:e>
          <m:sub>
            <m:r>
              <w:rPr/>
              <m:t xml:space="preserve">g</m:t>
            </m:r>
          </m:sub>
        </m:sSub>
        <m:r>
          <w:rPr/>
          <m:t xml:space="preserve">=</m:t>
        </m:r>
        <m:sSub>
          <m:sSubPr>
            <m:ctrlPr>
              <w:rPr/>
            </m:ctrlPr>
          </m:sSubPr>
          <m:e>
            <m:r>
              <w:rPr/>
              <m:t xml:space="preserve">P</m:t>
            </m:r>
          </m:e>
          <m:sub>
            <m:r>
              <w:rPr/>
              <m:t xml:space="preserve">g</m:t>
            </m:r>
          </m:sub>
        </m:sSub>
        <m:r>
          <w:rPr/>
          <m:t xml:space="preserve">-</m:t>
        </m:r>
        <m:sSub>
          <m:sSubPr>
            <m:ctrlPr>
              <w:rPr/>
            </m:ctrlPr>
          </m:sSubPr>
          <m:e>
            <m:sSub>
              <m:sSubPr>
                <m:ctrlPr>
                  <w:rPr/>
                </m:ctrlPr>
              </m:sSubPr>
              <m:e>
                <m:r>
                  <w:rPr/>
                  <m:t xml:space="preserve">F</m:t>
                </m:r>
              </m:e>
              <m:sub>
                <m:r>
                  <w:rPr/>
                  <m:t xml:space="preserve">g</m:t>
                </m:r>
              </m:sub>
            </m:sSub>
          </m:e>
          <m:sub/>
        </m:sSub>
      </m:oMath>
      <w:r w:rsidDel="00000000" w:rsidR="00000000" w:rsidRPr="00000000">
        <w:rPr>
          <w:rtl w:val="0"/>
        </w:rPr>
      </w:r>
    </w:p>
    <w:p w:rsidR="00000000" w:rsidDel="00000000" w:rsidP="00000000" w:rsidRDefault="00000000" w:rsidRPr="00000000" w14:paraId="00000054">
      <w:pPr>
        <w:numPr>
          <w:ilvl w:val="1"/>
          <w:numId w:val="1"/>
        </w:numPr>
        <w:ind w:left="1440" w:hanging="360"/>
        <w:jc w:val="both"/>
        <w:rPr>
          <w:ins w:author="Daniel Morgan" w:id="3" w:date="2019-06-04T12:38:51Z"/>
        </w:rPr>
      </w:pPr>
      <m:oMath>
        <m:sSub>
          <m:sSubPr>
            <m:ctrlPr>
              <w:rPr/>
            </m:ctrlPr>
          </m:sSubPr>
          <m:e>
            <m:r>
              <w:rPr/>
              <m:t xml:space="preserve">wRSSY</m:t>
            </m:r>
          </m:e>
          <m:sub>
            <m:r>
              <w:rPr/>
              <m:t xml:space="preserve">g</m:t>
            </m:r>
          </m:sub>
        </m:sSub>
        <m:r>
          <w:rPr/>
          <m:t xml:space="preserve">=</m:t>
        </m:r>
        <m:f>
          <m:fPr>
            <m:ctrlPr>
              <w:rPr/>
            </m:ctrlPr>
          </m:fPr>
          <m:num>
            <m:sSubSup>
              <m:sSubSupPr>
                <m:ctrlPr>
                  <w:rPr/>
                </m:ctrlPr>
              </m:sSubSupPr>
              <m:e>
                <m:d>
                  <m:dPr>
                    <m:begChr m:val="|"/>
                    <m:endChr m:val="|"/>
                    <m:ctrlPr>
                      <w:rPr/>
                    </m:ctrlPr>
                  </m:dPr>
                  <m:e>
                    <m:d>
                      <m:dPr>
                        <m:begChr m:val="|"/>
                        <m:endChr m:val="|"/>
                        <m:ctrlPr>
                          <w:rPr/>
                        </m:ctrlPr>
                      </m:dPr>
                      <m:e>
                        <m:sSub>
                          <m:sSubPr>
                            <m:ctrlPr>
                              <w:rPr/>
                            </m:ctrlPr>
                          </m:sSubPr>
                          <m:e>
                            <m:acc>
                              <m:accPr>
                                <m:chr m:val="̂"/>
                                <m:ctrlPr>
                                  <w:rPr/>
                                </m:ctrlPr>
                              </m:accPr>
                              <m:e>
                                <m:r>
                                  <w:rPr/>
                                  <m:t xml:space="preserve">Y</m:t>
                                </m:r>
                              </m:e>
                            </m:acc>
                          </m:e>
                          <m:sub>
                            <m:r>
                              <w:rPr/>
                              <m:t xml:space="preserve">g</m:t>
                            </m:r>
                          </m:sub>
                        </m:sSub>
                        <m:r>
                          <w:rPr/>
                          <m:t xml:space="preserve">-</m:t>
                        </m:r>
                        <m:sSub>
                          <m:sSubPr>
                            <m:ctrlPr>
                              <w:rPr/>
                            </m:ctrlPr>
                          </m:sSubPr>
                          <m:e>
                            <m:r>
                              <w:rPr/>
                              <m:t xml:space="preserve">Y</m:t>
                            </m:r>
                          </m:e>
                          <m:sub>
                            <m:r>
                              <w:rPr/>
                              <m:t xml:space="preserve">g</m:t>
                            </m:r>
                          </m:sub>
                        </m:sSub>
                      </m:e>
                    </m:d>
                  </m:e>
                </m:d>
              </m:e>
              <m:sub>
                <m:r>
                  <w:rPr/>
                  <m:t xml:space="preserve">2</m:t>
                </m:r>
              </m:sub>
              <m:sup>
                <m:r>
                  <w:rPr/>
                  <m:t xml:space="preserve">2</m:t>
                </m:r>
              </m:sup>
            </m:sSubSup>
          </m:num>
          <m:den>
            <m:r>
              <w:rPr/>
              <m:t xml:space="preserve">cov(</m:t>
            </m:r>
            <m:sSub>
              <m:sSubPr>
                <m:ctrlPr>
                  <w:rPr/>
                </m:ctrlPr>
              </m:sSubPr>
              <m:e>
                <m:r>
                  <w:rPr/>
                  <m:t xml:space="preserve">Y</m:t>
                </m:r>
              </m:e>
              <m:sub>
                <m:r>
                  <w:rPr/>
                  <m:t xml:space="preserve">g</m:t>
                </m:r>
              </m:sub>
            </m:sSub>
            <m:r>
              <w:rPr/>
              <m:t xml:space="preserve">)</m:t>
            </m:r>
          </m:den>
        </m:f>
      </m:oMath>
      <w:r w:rsidDel="00000000" w:rsidR="00000000" w:rsidRPr="00000000">
        <w:rPr>
          <w:rtl w:val="0"/>
        </w:rPr>
        <w:t xml:space="preserve">, </w:t>
      </w:r>
      <w:r w:rsidDel="00000000" w:rsidR="00000000" w:rsidRPr="00000000">
        <w:rPr>
          <w:rtl w:val="0"/>
        </w:rPr>
        <w:t xml:space="preserve">where</w:t>
      </w:r>
      <w:r w:rsidDel="00000000" w:rsidR="00000000" w:rsidRPr="00000000">
        <w:rPr>
          <w:rtl w:val="0"/>
        </w:rPr>
        <w:t xml:space="preserve"> </w:t>
      </w:r>
      <m:oMath>
        <m:sSub>
          <m:sSubPr>
            <m:ctrlPr>
              <w:rPr/>
            </m:ctrlPr>
          </m:sSubPr>
          <m:e>
            <m:acc>
              <m:accPr>
                <m:chr m:val="̂"/>
                <m:ctrlPr>
                  <w:rPr/>
                </m:ctrlPr>
              </m:accPr>
              <m:e>
                <m:r>
                  <w:rPr/>
                  <m:t xml:space="preserve">Y</m:t>
                </m:r>
              </m:e>
            </m:acc>
          </m:e>
          <m:sub>
            <m:r>
              <w:rPr/>
              <m:t xml:space="preserve">g</m:t>
            </m:r>
          </m:sub>
        </m:sSub>
        <m:r>
          <w:rPr/>
          <m:t xml:space="preserve">=-</m:t>
        </m:r>
        <m:sSup>
          <m:sSupPr>
            <m:ctrlPr>
              <w:rPr/>
            </m:ctrlPr>
          </m:sSupPr>
          <m:e>
            <m:r>
              <w:rPr/>
              <m:t xml:space="preserve">A</m:t>
            </m:r>
          </m:e>
          <m:sup>
            <m:r>
              <w:rPr/>
              <m:t>†</m:t>
            </m:r>
          </m:sup>
        </m:sSup>
        <m:r>
          <w:rPr/>
          <m:t xml:space="preserve"> </m:t>
        </m:r>
        <m:sSub>
          <m:sSubPr>
            <m:ctrlPr>
              <w:rPr/>
            </m:ctrlPr>
          </m:sSubPr>
          <m:e>
            <m:acc>
              <m:accPr>
                <m:chr m:val="̂"/>
                <m:ctrlPr>
                  <w:rPr/>
                </m:ctrlPr>
              </m:accPr>
              <m:e>
                <m:r>
                  <w:rPr/>
                  <m:t xml:space="preserve">P</m:t>
                </m:r>
              </m:e>
            </m:acc>
          </m:e>
          <m:sub>
            <m:r>
              <w:rPr/>
              <m:t xml:space="preserve">g</m:t>
            </m:r>
          </m:sub>
        </m:sSub>
      </m:oMath>
      <w:ins w:author="Daniel Morgan" w:id="3" w:date="2019-06-04T12:38:51Z">
        <w:r w:rsidDel="00000000" w:rsidR="00000000" w:rsidRPr="00000000">
          <w:rPr>
            <w:rtl w:val="0"/>
          </w:rPr>
        </w:r>
      </w:ins>
    </w:p>
    <w:p w:rsidR="00000000" w:rsidDel="00000000" w:rsidP="00000000" w:rsidRDefault="00000000" w:rsidRPr="00000000" w14:paraId="00000055">
      <w:pPr>
        <w:numPr>
          <w:ilvl w:val="1"/>
          <w:numId w:val="1"/>
        </w:numPr>
        <w:ind w:left="1440" w:hanging="360"/>
        <w:jc w:val="both"/>
        <w:rPr>
          <w:rFonts w:ascii="Arial" w:cs="Arial" w:eastAsia="Arial" w:hAnsi="Arial"/>
          <w:b w:val="0"/>
          <w:i w:val="0"/>
          <w:smallCaps w:val="0"/>
          <w:strike w:val="0"/>
          <w:color w:val="000000"/>
          <w:sz w:val="22"/>
          <w:szCs w:val="22"/>
          <w:u w:val="none"/>
          <w:shd w:fill="auto" w:val="clear"/>
          <w:vertAlign w:val="baseline"/>
          <w:rPrChange w:author="Daniel Morgan" w:id="4" w:date="2019-06-04T12:38:51Z">
            <w:rPr/>
          </w:rPrChange>
        </w:rPr>
        <w:pPrChange w:author="Daniel Morgan" w:id="0" w:date="2019-06-04T12:38:51Z">
          <w:pPr>
            <w:numPr>
              <w:ilvl w:val="1"/>
              <w:numId w:val="1"/>
            </w:numPr>
            <w:ind w:left="1440" w:hanging="360"/>
            <w:jc w:val="both"/>
          </w:pPr>
        </w:pPrChange>
      </w:pPr>
      <w:ins w:author="Daniel Morgan" w:id="3" w:date="2019-06-04T12:38:51Z"/>
      <m:oMath>
        <m:sSub>
          <m:e>
            <m:sSubSup>
              <m:sSubSupPr>
                <m:ctrlPr>
                  <w:rPr/>
                </m:ctrlPr>
              </m:sSubSupPr>
              <m:e>
                <w:ins w:author="Daniel Morgan" w:id="3" w:date="2019-06-04T12:38:51Z">
                  <m:r>
                    <w:rPr/>
                    <m:t xml:space="preserve">R</m:t>
                  </m:r>
                </w:ins>
              </m:e>
              <m:sub>
                <m:r>
                  <w:rPr/>
                  <m:t xml:space="preserve">Yg</m:t>
                </m:r>
              </m:sub>
              <m:sup>
                <m:r>
                  <w:rPr/>
                  <m:t xml:space="preserve">2</m:t>
                </m:r>
              </m:sup>
            </m:sSubSup>
          </m:e>
          <m:sub/>
        </m:sSub>
        <w:ins w:author="Daniel Morgan" w:id="3" w:date="2019-06-04T12:38:51Z">
          <m:r>
            <w:rPr/>
            <m:t xml:space="preserve">=</m:t>
          </m:r>
        </w:ins>
        <m:f>
          <m:fPr>
            <m:ctrlPr>
              <w:rPr/>
            </m:ctrlPr>
          </m:fPr>
          <m:num>
            <m:sSup>
              <m:sSupPr>
                <m:ctrlPr>
                  <w:rPr/>
                </m:ctrlPr>
              </m:sSupPr>
              <m:e>
                <m:d>
                  <m:dPr>
                    <m:begChr m:val="("/>
                    <m:endChr m:val=")"/>
                    <m:ctrlPr>
                      <w:rPr/>
                    </m:ctrlPr>
                  </m:dPr>
                  <m:e>
                    <m:sSub>
                      <m:sSubPr>
                        <m:ctrlPr>
                          <w:rPr/>
                        </m:ctrlPr>
                      </m:sSubPr>
                      <m:e>
                        <m:acc>
                          <m:accPr>
                            <m:chr m:val="̂"/>
                            <m:ctrlPr>
                              <w:rPr/>
                            </m:ctrlPr>
                          </m:accPr>
                          <m:e>
                            <w:ins w:author="Daniel Morgan" w:id="3" w:date="2019-06-04T12:38:51Z">
                              <m:r>
                                <w:rPr/>
                                <m:t xml:space="preserve">Y</m:t>
                              </m:r>
                            </w:ins>
                          </m:e>
                        </m:acc>
                      </m:e>
                      <m:sub>
                        <m:r>
                          <w:rPr/>
                          <m:t xml:space="preserve">g</m:t>
                        </m:r>
                      </m:sub>
                    </m:sSub>
                    <w:ins w:author="Daniel Morgan" w:id="3" w:date="2019-06-04T12:38:51Z">
                      <m:r>
                        <w:rPr/>
                        <m:t xml:space="preserve">-</m:t>
                      </m:r>
                    </w:ins>
                    <m:sSub>
                      <m:sSubPr>
                        <m:ctrlPr>
                          <w:rPr/>
                        </m:ctrlPr>
                      </m:sSubPr>
                      <m:e>
                        <w:ins w:author="Daniel Morgan" w:id="3" w:date="2019-06-04T12:38:51Z">
                          <m:r>
                            <w:rPr/>
                            <m:t xml:space="preserve">Y</m:t>
                          </m:r>
                        </w:ins>
                      </m:e>
                      <m:sub>
                        <m:r>
                          <w:rPr/>
                          <m:t xml:space="preserve">g</m:t>
                        </m:r>
                      </m:sub>
                    </m:sSub>
                  </m:e>
                </m:d>
              </m:e>
              <m:sup>
                <m:r>
                  <w:rPr/>
                  <m:t xml:space="preserve">2</m:t>
                </m:r>
              </m:sup>
            </m:sSup>
          </m:num>
          <m:den>
            <m:r>
              <w:rPr/>
              <m:t xml:space="preserve">(</m:t>
            </m:r>
            <m:sSub>
              <m:sSubPr>
                <m:ctrlPr>
                  <w:rPr/>
                </m:ctrlPr>
              </m:sSubPr>
              <m:e>
                <m:acc>
                  <m:accPr>
                    <m:chr m:val="̂"/>
                    <m:ctrlPr>
                      <w:rPr/>
                    </m:ctrlPr>
                  </m:accPr>
                  <m:e>
                    <w:ins w:author="Daniel Morgan" w:id="3" w:date="2019-06-04T12:38:51Z">
                      <m:r>
                        <w:rPr/>
                        <m:t xml:space="preserve">Y</m:t>
                      </m:r>
                    </w:ins>
                  </m:e>
                </m:acc>
              </m:e>
              <m:sub>
                <m:r>
                  <w:rPr/>
                  <m:t xml:space="preserve">g</m:t>
                </m:r>
              </m:sub>
            </m:sSub>
            <m:r>
              <w:rPr/>
              <m:t xml:space="preserve">-</m:t>
            </m:r>
            <m:bar>
              <m:barPr>
                <m:pos/>
                <m:ctrlPr>
                  <w:rPr/>
                </m:ctrlPr>
              </m:barPr>
              <m:e>
                <m:sSub>
                  <m:sSubPr>
                    <m:ctrlPr>
                      <w:rPr/>
                    </m:ctrlPr>
                  </m:sSubPr>
                  <m:e>
                    <w:ins w:author="Daniel Morgan" w:id="3" w:date="2019-06-04T12:38:51Z">
                      <m:r>
                        <w:rPr/>
                        <m:t xml:space="preserve">Y</m:t>
                      </m:r>
                    </w:ins>
                  </m:e>
                  <m:sub>
                    <m:r>
                      <w:rPr/>
                      <m:t xml:space="preserve">g</m:t>
                    </m:r>
                  </m:sub>
                </m:sSub>
              </m:e>
            </m:bar>
            <m:r>
              <w:rPr/>
              <m:t xml:space="preserve">)</m:t>
            </m:r>
          </m:den>
        </m:f>
      </m:oMath>
      <w:ins w:author="Daniel Morgan" w:id="3" w:date="2019-06-04T12:38:51Z">
        <w:r w:rsidDel="00000000" w:rsidR="00000000" w:rsidRPr="00000000">
          <w:rPr>
            <w:rtl w:val="0"/>
          </w:rPr>
          <w:t xml:space="preserve"> and </w:t>
        </w:r>
      </w:ins>
      <m:oMath>
        <m:sSub>
          <m:e>
            <m:sSubSup>
              <m:sSubSupPr>
                <m:ctrlPr>
                  <w:rPr/>
                </m:ctrlPr>
              </m:sSubSupPr>
              <m:e>
                <w:ins w:author="Daniel Morgan" w:id="3" w:date="2019-06-04T12:38:51Z">
                  <m:r>
                    <w:rPr/>
                    <m:t xml:space="preserve">R</m:t>
                  </m:r>
                </w:ins>
              </m:e>
              <m:sub>
                <m:r>
                  <w:rPr/>
                  <m:t xml:space="preserve">Pg</m:t>
                </m:r>
              </m:sub>
              <m:sup>
                <m:r>
                  <w:rPr/>
                  <m:t xml:space="preserve">2</m:t>
                </m:r>
              </m:sup>
            </m:sSubSup>
          </m:e>
          <m:sub/>
        </m:sSub>
        <w:ins w:author="Daniel Morgan" w:id="3" w:date="2019-06-04T12:38:51Z">
          <m:r>
            <w:rPr/>
            <m:t xml:space="preserve">=</m:t>
          </m:r>
        </w:ins>
        <m:f>
          <m:fPr>
            <m:ctrlPr>
              <w:rPr/>
            </m:ctrlPr>
          </m:fPr>
          <m:num>
            <m:sSup>
              <m:sSupPr>
                <m:ctrlPr>
                  <w:rPr/>
                </m:ctrlPr>
              </m:sSupPr>
              <m:e>
                <m:d>
                  <m:dPr>
                    <m:begChr m:val="("/>
                    <m:endChr m:val=")"/>
                    <m:ctrlPr>
                      <w:rPr/>
                    </m:ctrlPr>
                  </m:dPr>
                  <m:e>
                    <m:sSub>
                      <m:sSubPr>
                        <m:ctrlPr>
                          <w:rPr/>
                        </m:ctrlPr>
                      </m:sSubPr>
                      <m:e>
                        <m:acc>
                          <m:accPr>
                            <m:chr m:val="̂"/>
                            <m:ctrlPr>
                              <w:rPr/>
                            </m:ctrlPr>
                          </m:accPr>
                          <m:e>
                            <w:ins w:author="Daniel Morgan" w:id="3" w:date="2019-06-04T12:38:51Z">
                              <m:r>
                                <w:rPr/>
                                <m:t xml:space="preserve">P</m:t>
                              </m:r>
                            </w:ins>
                          </m:e>
                        </m:acc>
                      </m:e>
                      <m:sub>
                        <m:r>
                          <w:rPr/>
                          <m:t xml:space="preserve">g</m:t>
                        </m:r>
                      </m:sub>
                    </m:sSub>
                    <w:ins w:author="Daniel Morgan" w:id="3" w:date="2019-06-04T12:38:51Z">
                      <m:r>
                        <w:rPr/>
                        <m:t xml:space="preserve">-</m:t>
                      </m:r>
                    </w:ins>
                    <m:sSub>
                      <m:sSubPr>
                        <m:ctrlPr>
                          <w:rPr/>
                        </m:ctrlPr>
                      </m:sSubPr>
                      <m:e>
                        <w:ins w:author="Daniel Morgan" w:id="3" w:date="2019-06-04T12:38:51Z">
                          <m:r>
                            <w:rPr/>
                            <m:t xml:space="preserve">P</m:t>
                          </m:r>
                        </w:ins>
                      </m:e>
                      <m:sub>
                        <m:r>
                          <w:rPr/>
                          <m:t xml:space="preserve">g</m:t>
                        </m:r>
                      </m:sub>
                    </m:sSub>
                  </m:e>
                </m:d>
              </m:e>
              <m:sup>
                <m:r>
                  <w:rPr/>
                  <m:t xml:space="preserve">2</m:t>
                </m:r>
              </m:sup>
            </m:sSup>
          </m:num>
          <m:den>
            <m:r>
              <w:rPr/>
              <m:t xml:space="preserve">(</m:t>
            </m:r>
            <m:sSub>
              <m:sSubPr>
                <m:ctrlPr>
                  <w:rPr/>
                </m:ctrlPr>
              </m:sSubPr>
              <m:e>
                <m:acc>
                  <m:accPr>
                    <m:chr m:val="̂"/>
                    <m:ctrlPr>
                      <w:rPr/>
                    </m:ctrlPr>
                  </m:accPr>
                  <m:e>
                    <w:ins w:author="Daniel Morgan" w:id="3" w:date="2019-06-04T12:38:51Z">
                      <m:r>
                        <w:rPr/>
                        <m:t xml:space="preserve">P</m:t>
                      </m:r>
                    </w:ins>
                  </m:e>
                </m:acc>
              </m:e>
              <m:sub>
                <m:r>
                  <w:rPr/>
                  <m:t xml:space="preserve">g</m:t>
                </m:r>
              </m:sub>
            </m:sSub>
            <m:r>
              <w:rPr/>
              <m:t xml:space="preserve">-</m:t>
            </m:r>
            <m:bar>
              <m:barPr>
                <m:pos/>
                <m:ctrlPr>
                  <w:rPr/>
                </m:ctrlPr>
              </m:barPr>
              <m:e>
                <m:sSub>
                  <m:sSubPr>
                    <m:ctrlPr>
                      <w:rPr/>
                    </m:ctrlPr>
                  </m:sSubPr>
                  <m:e>
                    <w:ins w:author="Daniel Morgan" w:id="3" w:date="2019-06-04T12:38:51Z">
                      <m:r>
                        <w:rPr/>
                        <m:t xml:space="preserve">P</m:t>
                      </m:r>
                    </w:ins>
                  </m:e>
                  <m:sub>
                    <m:r>
                      <w:rPr/>
                      <m:t xml:space="preserve">g</m:t>
                    </m:r>
                  </m:sub>
                </m:sSub>
              </m:e>
            </m:bar>
            <m:r>
              <w:rPr/>
              <m:t xml:space="preserve">)</m:t>
            </m:r>
          </m:den>
        </m:f>
      </m:oMath>
      <w:ins w:author="Daniel Morgan" w:id="3" w:date="2019-06-04T12:38:51Z"/>
      <w:r w:rsidDel="00000000" w:rsidR="00000000" w:rsidRPr="00000000">
        <w:rPr>
          <w:rtl w:val="0"/>
        </w:rPr>
      </w:r>
    </w:p>
    <w:p w:rsidR="00000000" w:rsidDel="00000000" w:rsidP="00000000" w:rsidRDefault="00000000" w:rsidRPr="00000000" w14:paraId="00000056">
      <w:pPr>
        <w:ind w:left="1440" w:firstLine="0"/>
        <w:jc w:val="both"/>
        <w:rPr/>
      </w:pPr>
      <w:r w:rsidDel="00000000" w:rsidR="00000000" w:rsidRPr="00000000">
        <w:rPr>
          <w:rtl w:val="0"/>
        </w:rPr>
      </w:r>
    </w:p>
    <w:p w:rsidR="00000000" w:rsidDel="00000000" w:rsidP="00000000" w:rsidRDefault="00000000" w:rsidRPr="00000000" w14:paraId="00000057">
      <w:pPr>
        <w:numPr>
          <w:ilvl w:val="0"/>
          <w:numId w:val="1"/>
        </w:numPr>
        <w:ind w:left="720" w:hanging="360"/>
        <w:jc w:val="both"/>
        <w:rPr>
          <w:rFonts w:ascii="Times New Roman" w:cs="Times New Roman" w:eastAsia="Times New Roman" w:hAnsi="Times New Roman"/>
          <w:i w:val="1"/>
        </w:rPr>
      </w:pPr>
      <m:oMath>
        <m:r>
          <w:rPr>
            <w:rFonts w:ascii="Times New Roman" w:cs="Times New Roman" w:eastAsia="Times New Roman" w:hAnsi="Times New Roman"/>
            <w:i w:val="1"/>
          </w:rPr>
          <m:t xml:space="preserve">wRSS=</m:t>
        </m:r>
        <m:r>
          <w:rPr>
            <w:rFonts w:ascii="Times New Roman" w:cs="Times New Roman" w:eastAsia="Times New Roman" w:hAnsi="Times New Roman"/>
            <w:i w:val="1"/>
          </w:rPr>
          <m:t>Σ</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wRSSY</m:t>
            </m:r>
          </m:e>
          <m:sub>
            <m:r>
              <w:rPr>
                <w:rFonts w:ascii="Times New Roman" w:cs="Times New Roman" w:eastAsia="Times New Roman" w:hAnsi="Times New Roman"/>
                <w:i w:val="1"/>
              </w:rPr>
              <m:t xml:space="preserve">g</m:t>
            </m:r>
          </m:sub>
        </m:sSub>
        <m:r>
          <w:rPr>
            <w:rFonts w:ascii="Times New Roman" w:cs="Times New Roman" w:eastAsia="Times New Roman" w:hAnsi="Times New Roman"/>
            <w:i w:val="1"/>
          </w:rPr>
          <m:t xml:space="preserve">+</m:t>
        </m:r>
        <m:r>
          <w:rPr>
            <w:rFonts w:ascii="Times New Roman" w:cs="Times New Roman" w:eastAsia="Times New Roman" w:hAnsi="Times New Roman"/>
            <w:i w:val="1"/>
          </w:rPr>
          <m:t>Σ</m:t>
        </m:r>
        <m:sSub>
          <m:sSubPr>
            <m:ctrlPr>
              <w:rPr>
                <w:rFonts w:ascii="Times New Roman" w:cs="Times New Roman" w:eastAsia="Times New Roman" w:hAnsi="Times New Roman"/>
                <w:i w:val="1"/>
              </w:rPr>
            </m:ctrlPr>
          </m:sSubPr>
          <m:e>
            <m:r>
              <w:rPr>
                <w:rFonts w:ascii="Times New Roman" w:cs="Times New Roman" w:eastAsia="Times New Roman" w:hAnsi="Times New Roman"/>
                <w:i w:val="1"/>
              </w:rPr>
              <m:t xml:space="preserve">wRSSP</m:t>
            </m:r>
          </m:e>
          <m:sub>
            <m:r>
              <w:rPr>
                <w:rFonts w:ascii="Times New Roman" w:cs="Times New Roman" w:eastAsia="Times New Roman" w:hAnsi="Times New Roman"/>
                <w:i w:val="1"/>
              </w:rPr>
              <m:t xml:space="preserve">g</m:t>
            </m:r>
          </m:sub>
        </m:sSub>
      </m:oMath>
      <w:r w:rsidDel="00000000" w:rsidR="00000000" w:rsidRPr="00000000">
        <w:rPr>
          <w:rtl w:val="0"/>
        </w:rPr>
      </w:r>
    </w:p>
    <w:p w:rsidR="00000000" w:rsidDel="00000000" w:rsidP="00000000" w:rsidRDefault="00000000" w:rsidRPr="00000000" w14:paraId="00000058">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where </w:t>
      </w:r>
      <w:r w:rsidDel="00000000" w:rsidR="00000000" w:rsidRPr="00000000">
        <w:rPr>
          <w:i w:val="1"/>
          <w:rtl w:val="0"/>
        </w:rPr>
        <w:t xml:space="preserve">A</w:t>
      </w:r>
      <w:r w:rsidDel="00000000" w:rsidR="00000000" w:rsidRPr="00000000">
        <w:rPr>
          <w:rtl w:val="0"/>
        </w:rPr>
        <w:t xml:space="preserve"> </w:t>
      </w:r>
      <w:r w:rsidDel="00000000" w:rsidR="00000000" w:rsidRPr="00000000">
        <w:rPr>
          <w:rtl w:val="0"/>
        </w:rPr>
        <w:t xml:space="preserve">is the GRN</w:t>
      </w:r>
      <m:oMath/>
      <w:r w:rsidDel="00000000" w:rsidR="00000000" w:rsidRPr="00000000">
        <w:rPr>
          <w:rtl w:val="0"/>
        </w:rPr>
        <w:t xml:space="preserve"> structure</w:t>
      </w:r>
      <w:r w:rsidDel="00000000" w:rsidR="00000000" w:rsidRPr="00000000">
        <w:rPr>
          <w:rtl w:val="0"/>
        </w:rPr>
        <w:t xml:space="preserve"> (topology)</w:t>
      </w:r>
      <w:r w:rsidDel="00000000" w:rsidR="00000000" w:rsidRPr="00000000">
        <w:rPr>
          <w:rtl w:val="0"/>
        </w:rPr>
        <w:t xml:space="preserve">, with 1 representing an interaction and 0 lack of interaction</w:t>
      </w:r>
      <w:r w:rsidDel="00000000" w:rsidR="00000000" w:rsidRPr="00000000">
        <w:rPr>
          <w:rtl w:val="0"/>
        </w:rPr>
        <w:t xml:space="preserve">. For each experiment in the dataset one creates new </w:t>
      </w:r>
      <w:r w:rsidDel="00000000" w:rsidR="00000000" w:rsidRPr="00000000">
        <w:rPr>
          <w:i w:val="1"/>
          <w:rtl w:val="0"/>
        </w:rPr>
        <w:t xml:space="preserve">Y</w:t>
      </w:r>
      <w:r w:rsidDel="00000000" w:rsidR="00000000" w:rsidRPr="00000000">
        <w:rPr>
          <w:rtl w:val="0"/>
        </w:rPr>
        <w:t xml:space="preserve"> and </w:t>
      </w:r>
      <w:r w:rsidDel="00000000" w:rsidR="00000000" w:rsidRPr="00000000">
        <w:rPr>
          <w:i w:val="1"/>
          <w:rtl w:val="0"/>
        </w:rPr>
        <w:t xml:space="preserve">P</w:t>
      </w:r>
      <w:r w:rsidDel="00000000" w:rsidR="00000000" w:rsidRPr="00000000">
        <w:rPr>
          <w:rtl w:val="0"/>
        </w:rPr>
        <w:t xml:space="preserve"> matrices by leaving out said </w:t>
      </w:r>
      <w:r w:rsidDel="00000000" w:rsidR="00000000" w:rsidRPr="00000000">
        <w:rPr>
          <w:rtl w:val="0"/>
        </w:rPr>
        <w:t xml:space="preserve">gene’s experiment(s)</w:t>
      </w:r>
      <w:r w:rsidDel="00000000" w:rsidR="00000000" w:rsidRPr="00000000">
        <w:rPr>
          <w:rtl w:val="0"/>
        </w:rPr>
        <w:t xml:space="preserve">. </w:t>
      </w:r>
      <w:r w:rsidDel="00000000" w:rsidR="00000000" w:rsidRPr="00000000">
        <w:rPr>
          <w:rtl w:val="0"/>
        </w:rPr>
        <w:t xml:space="preserve">The noise of Y, represented as </w:t>
      </w:r>
      <w:r w:rsidDel="00000000" w:rsidR="00000000" w:rsidRPr="00000000">
        <w:rPr>
          <w:i w:val="1"/>
          <w:rtl w:val="0"/>
        </w:rPr>
        <w:t xml:space="preserve">E,</w:t>
      </w:r>
      <w:r w:rsidDel="00000000" w:rsidR="00000000" w:rsidRPr="00000000">
        <w:rPr>
          <w:rtl w:val="0"/>
        </w:rPr>
        <w:t xml:space="preserve"> </w:t>
      </w:r>
      <w:r w:rsidDel="00000000" w:rsidR="00000000" w:rsidRPr="00000000">
        <w:rPr>
          <w:rtl w:val="0"/>
        </w:rPr>
        <w:t xml:space="preserve">is used </w:t>
      </w:r>
      <w:r w:rsidDel="00000000" w:rsidR="00000000" w:rsidRPr="00000000">
        <w:rPr>
          <w:rtl w:val="0"/>
        </w:rPr>
        <w:t xml:space="preserve">as an estimate </w:t>
      </w:r>
      <w:r w:rsidDel="00000000" w:rsidR="00000000" w:rsidRPr="00000000">
        <w:rPr>
          <w:rtl w:val="0"/>
        </w:rPr>
        <w:t xml:space="preserve">of the variance inherent to the cells’ expression </w:t>
      </w:r>
      <w:r w:rsidDel="00000000" w:rsidR="00000000" w:rsidRPr="00000000">
        <w:rPr>
          <w:rtl w:val="0"/>
        </w:rPr>
        <w:t xml:space="preserve">as well </w:t>
      </w:r>
      <w:r w:rsidDel="00000000" w:rsidR="00000000" w:rsidRPr="00000000">
        <w:rPr>
          <w:rtl w:val="0"/>
        </w:rPr>
        <w:t xml:space="preserve">as error in plate reading</w:t>
      </w:r>
      <w:hyperlink r:id="rId39">
        <w:r w:rsidDel="00000000" w:rsidR="00000000" w:rsidRPr="00000000">
          <w:rPr>
            <w:b w:val="0"/>
            <w:color w:val="000000"/>
            <w:u w:val="none"/>
            <w:rtl w:val="0"/>
          </w:rPr>
          <w:t xml:space="preserve">[27]</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addition, since there is no true GRN to measure inference accuracy, part of this read error is distributed as a proxy for methodological error, balanced from </w:t>
      </w:r>
      <w:r w:rsidDel="00000000" w:rsidR="00000000" w:rsidRPr="00000000">
        <w:rPr>
          <w:i w:val="1"/>
          <w:rtl w:val="0"/>
        </w:rPr>
        <w:t xml:space="preserve">E</w:t>
      </w:r>
      <w:r w:rsidDel="00000000" w:rsidR="00000000" w:rsidRPr="00000000">
        <w:rPr>
          <w:i w:val="1"/>
          <w:vertAlign w:val="subscript"/>
          <w:rtl w:val="0"/>
        </w:rPr>
        <w:t xml:space="preserve">g</w:t>
      </w:r>
      <w:r w:rsidDel="00000000" w:rsidR="00000000" w:rsidRPr="00000000">
        <w:rPr>
          <w:rtl w:val="0"/>
        </w:rPr>
        <w:t xml:space="preserve"> to </w:t>
      </w:r>
      <w:r w:rsidDel="00000000" w:rsidR="00000000" w:rsidRPr="00000000">
        <w:rPr>
          <w:rtl w:val="0"/>
        </w:rPr>
        <w:t xml:space="preserve">inference error, </w:t>
      </w:r>
      <w:r w:rsidDel="00000000" w:rsidR="00000000" w:rsidRPr="00000000">
        <w:rPr>
          <w:i w:val="1"/>
          <w:rtl w:val="0"/>
        </w:rPr>
        <w:t xml:space="preserve">F</w:t>
      </w:r>
      <w:r w:rsidDel="00000000" w:rsidR="00000000" w:rsidRPr="00000000">
        <w:rPr>
          <w:i w:val="1"/>
          <w:vertAlign w:val="subscript"/>
          <w:rtl w:val="0"/>
        </w:rPr>
        <w:t xml:space="preserve">g</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Since error is ultimately a function of the degrees of freedom of the given matrix, relative error (</w:t>
      </w:r>
      <w:r w:rsidDel="00000000" w:rsidR="00000000" w:rsidRPr="00000000">
        <w:rPr>
          <w:i w:val="1"/>
          <w:rtl w:val="0"/>
        </w:rPr>
        <w:t xml:space="preserve">E</w:t>
      </w:r>
      <w:r w:rsidDel="00000000" w:rsidR="00000000" w:rsidRPr="00000000">
        <w:rPr>
          <w:i w:val="1"/>
          <w:vertAlign w:val="subscript"/>
          <w:rtl w:val="0"/>
        </w:rPr>
        <w:t xml:space="preserve">rel</w:t>
      </w:r>
      <w:r w:rsidDel="00000000" w:rsidR="00000000" w:rsidRPr="00000000">
        <w:rPr>
          <w:vertAlign w:val="subscript"/>
          <w:rtl w:val="0"/>
        </w:rPr>
        <w:t xml:space="preserve">, </w:t>
      </w:r>
      <w:r w:rsidDel="00000000" w:rsidR="00000000" w:rsidRPr="00000000">
        <w:rPr>
          <w:i w:val="1"/>
          <w:rtl w:val="0"/>
        </w:rPr>
        <w:t xml:space="preserve">F</w:t>
      </w:r>
      <w:r w:rsidDel="00000000" w:rsidR="00000000" w:rsidRPr="00000000">
        <w:rPr>
          <w:i w:val="1"/>
          <w:vertAlign w:val="subscript"/>
          <w:rtl w:val="0"/>
        </w:rPr>
        <w:t xml:space="preserve">rel</w:t>
      </w:r>
      <w:r w:rsidDel="00000000" w:rsidR="00000000" w:rsidRPr="00000000">
        <w:rPr>
          <w:rtl w:val="0"/>
        </w:rPr>
        <w:t xml:space="preserve">) is used to more equally balance these input and output errors. All norm calculations are of the frobenius variant</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Each inference run returns a GRN for each parameter setting in the hyper parameter space. </w:t>
      </w:r>
      <w:r w:rsidDel="00000000" w:rsidR="00000000" w:rsidRPr="00000000">
        <w:rPr>
          <w:rtl w:val="0"/>
        </w:rPr>
        <w:t xml:space="preserve">From </w:t>
      </w:r>
      <w:r w:rsidDel="00000000" w:rsidR="00000000" w:rsidRPr="00000000">
        <w:rPr>
          <w:rtl w:val="0"/>
        </w:rPr>
        <w:t xml:space="preserve">step i. to </w:t>
      </w:r>
      <w:r w:rsidDel="00000000" w:rsidR="00000000" w:rsidRPr="00000000">
        <w:rPr>
          <w:rtl w:val="0"/>
        </w:rPr>
        <w:t xml:space="preserve">iii. all matrices have the experiments of the left out gene </w:t>
      </w:r>
      <w:r w:rsidDel="00000000" w:rsidR="00000000" w:rsidRPr="00000000">
        <w:rPr>
          <w:i w:val="1"/>
          <w:rtl w:val="0"/>
        </w:rPr>
        <w:t xml:space="preserve">g</w:t>
      </w:r>
      <w:r w:rsidDel="00000000" w:rsidR="00000000" w:rsidRPr="00000000">
        <w:rPr>
          <w:rtl w:val="0"/>
        </w:rPr>
        <w:t xml:space="preserve"> removed and are thus denoted </w:t>
      </w:r>
      <w:r w:rsidDel="00000000" w:rsidR="00000000" w:rsidRPr="00000000">
        <w:rPr>
          <w:i w:val="1"/>
          <w:rtl w:val="0"/>
        </w:rPr>
        <w:t xml:space="preserve">!g</w:t>
      </w:r>
      <w:r w:rsidDel="00000000" w:rsidR="00000000" w:rsidRPr="00000000">
        <w:rPr>
          <w:rtl w:val="0"/>
        </w:rPr>
        <w:t xml:space="preserve">. However, </w:t>
      </w:r>
      <w:r w:rsidDel="00000000" w:rsidR="00000000" w:rsidRPr="00000000">
        <w:rPr>
          <w:i w:val="1"/>
          <w:rtl w:val="0"/>
        </w:rPr>
        <w:t xml:space="preserve">A</w:t>
      </w:r>
      <w:r w:rsidDel="00000000" w:rsidR="00000000" w:rsidRPr="00000000">
        <w:rPr>
          <w:rtl w:val="0"/>
        </w:rPr>
        <w:t xml:space="preserve"> maintains all genes, remaining square throughout, and later the left out experiments can be inferred from the remaining data. </w:t>
      </w:r>
      <w:r w:rsidDel="00000000" w:rsidR="00000000" w:rsidRPr="00000000">
        <w:rPr>
          <w:rtl w:val="0"/>
        </w:rPr>
        <w:t xml:space="preserve">All inference methods used here have a regularization </w:t>
      </w:r>
      <w:r w:rsidDel="00000000" w:rsidR="00000000" w:rsidRPr="00000000">
        <w:rPr>
          <w:rtl w:val="0"/>
        </w:rPr>
        <w:t xml:space="preserve">parameter</w:t>
      </w:r>
      <w:r w:rsidDel="00000000" w:rsidR="00000000" w:rsidRPr="00000000">
        <w:rPr>
          <w:rtl w:val="0"/>
        </w:rPr>
        <w:t xml:space="preserve"> that determines the number of </w:t>
      </w:r>
      <w:r w:rsidDel="00000000" w:rsidR="00000000" w:rsidRPr="00000000">
        <w:rPr>
          <w:rtl w:val="0"/>
        </w:rPr>
        <w:t xml:space="preserve">nonzero parameters in the models, which is varied to span the complete range from empty to full network.</w:t>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Because our leave out procedure assesses individual gene prediction errors,</w:t>
      </w:r>
      <w:r w:rsidDel="00000000" w:rsidR="00000000" w:rsidRPr="00000000">
        <w:rPr>
          <w:rtl w:val="0"/>
        </w:rPr>
        <w:t xml:space="preserve"> we assembled null GRN performance distributions by shuffling GRN links </w:t>
      </w:r>
      <w:r w:rsidDel="00000000" w:rsidR="00000000" w:rsidRPr="00000000">
        <w:rPr>
          <w:rtl w:val="0"/>
        </w:rPr>
        <w:t xml:space="preserve">and </w:t>
      </w:r>
      <w:r w:rsidDel="00000000" w:rsidR="00000000" w:rsidRPr="00000000">
        <w:rPr>
          <w:rtl w:val="0"/>
        </w:rPr>
        <w:t xml:space="preserve">fitting these new </w:t>
      </w:r>
      <w:r w:rsidDel="00000000" w:rsidR="00000000" w:rsidRPr="00000000">
        <w:rPr>
          <w:rtl w:val="0"/>
        </w:rPr>
        <w:t xml:space="preserve">network</w:t>
      </w:r>
      <w:r w:rsidDel="00000000" w:rsidR="00000000" w:rsidRPr="00000000">
        <w:rPr>
          <w:rtl w:val="0"/>
        </w:rPr>
        <w:t xml:space="preserve">s to the data</w:t>
      </w:r>
      <w:r w:rsidDel="00000000" w:rsidR="00000000" w:rsidRPr="00000000">
        <w:rPr>
          <w:rtl w:val="0"/>
        </w:rPr>
        <w:t xml:space="preserve"> to create </w:t>
      </w:r>
      <w:r w:rsidDel="00000000" w:rsidR="00000000" w:rsidRPr="00000000">
        <w:rPr>
          <w:rtl w:val="0"/>
        </w:rPr>
        <w:t xml:space="preserve">both a standardized and fairly conservative link weight</w:t>
      </w:r>
      <w:r w:rsidDel="00000000" w:rsidR="00000000" w:rsidRPr="00000000">
        <w:rPr>
          <w:rtl w:val="0"/>
        </w:rPr>
        <w:t xml:space="preserve"> using a constrained least squares (CLS) </w:t>
      </w:r>
      <w:r w:rsidDel="00000000" w:rsidR="00000000" w:rsidRPr="00000000">
        <w:rPr>
          <w:rtl w:val="0"/>
        </w:rPr>
        <w:t xml:space="preserve">algorithm </w:t>
      </w:r>
      <w:hyperlink r:id="rId40">
        <w:r w:rsidDel="00000000" w:rsidR="00000000" w:rsidRPr="00000000">
          <w:rPr>
            <w:b w:val="0"/>
            <w:color w:val="000000"/>
            <w:u w:val="none"/>
            <w:rtl w:val="0"/>
          </w:rPr>
          <w:t xml:space="preserve">[24,28]</w:t>
        </w:r>
      </w:hyperlink>
      <w:r w:rsidDel="00000000" w:rsidR="00000000" w:rsidRPr="00000000">
        <w:rPr>
          <w:rtl w:val="0"/>
        </w:rPr>
        <w:t xml:space="preserve">. </w:t>
      </w:r>
      <w:r w:rsidDel="00000000" w:rsidR="00000000" w:rsidRPr="00000000">
        <w:rPr>
          <w:rtl w:val="0"/>
        </w:rPr>
        <w:t xml:space="preserve">To this end w</w:t>
      </w:r>
      <w:r w:rsidDel="00000000" w:rsidR="00000000" w:rsidRPr="00000000">
        <w:rPr>
          <w:rtl w:val="0"/>
        </w:rPr>
        <w:t xml:space="preserve">e implement a Monte Carlo sampling method, sampling links t</w:t>
      </w:r>
      <w:r w:rsidDel="00000000" w:rsidR="00000000" w:rsidRPr="00000000">
        <w:rPr>
          <w:rtl w:val="0"/>
        </w:rPr>
        <w:t xml:space="preserve">o maintain the node indegree and preserving hubs thereby approximating an estimated link </w:t>
      </w:r>
      <w:r w:rsidDel="00000000" w:rsidR="00000000" w:rsidRPr="00000000">
        <w:rPr>
          <w:rtl w:val="0"/>
        </w:rPr>
        <w:t xml:space="preserve">null distribution based on the inferred GRN</w:t>
      </w:r>
      <w:r w:rsidDel="00000000" w:rsidR="00000000" w:rsidRPr="00000000">
        <w:rPr>
          <w:rtl w:val="0"/>
        </w:rPr>
        <w:t xml:space="preserve"> judged to generate conservative and fair null GRNs. For a fair comparison, both the inferred and </w:t>
      </w:r>
      <w:r w:rsidDel="00000000" w:rsidR="00000000" w:rsidRPr="00000000">
        <w:rPr>
          <w:rtl w:val="0"/>
        </w:rPr>
        <w:t xml:space="preserve">shuffled</w:t>
      </w:r>
      <w:r w:rsidDel="00000000" w:rsidR="00000000" w:rsidRPr="00000000">
        <w:rPr>
          <w:rtl w:val="0"/>
        </w:rPr>
        <w:t xml:space="preserve"> link</w:t>
      </w:r>
      <w:r w:rsidDel="00000000" w:rsidR="00000000" w:rsidRPr="00000000">
        <w:rPr>
          <w:rtl w:val="0"/>
        </w:rPr>
        <w:t xml:space="preserve"> GRNs are fit to the original data. However topology and sign are preserved in the GRNs. From these </w:t>
      </w:r>
      <w:r w:rsidDel="00000000" w:rsidR="00000000" w:rsidRPr="00000000">
        <w:rPr>
          <w:rtl w:val="0"/>
        </w:rPr>
        <w:t xml:space="preserve">GRNs</w:t>
      </w:r>
      <w:r w:rsidDel="00000000" w:rsidR="00000000" w:rsidRPr="00000000">
        <w:rPr>
          <w:rtl w:val="0"/>
        </w:rPr>
        <w:t xml:space="preserve">, a</w:t>
      </w:r>
      <w:r w:rsidDel="00000000" w:rsidR="00000000" w:rsidRPr="00000000">
        <w:rPr>
          <w:rtl w:val="0"/>
        </w:rPr>
        <w:t xml:space="preserve"> goodness of fit measure</w:t>
      </w:r>
      <w:r w:rsidDel="00000000" w:rsidR="00000000" w:rsidRPr="00000000">
        <w:rPr>
          <w:rtl w:val="0"/>
        </w:rPr>
        <w:t xml:space="preserve"> is made of their </w:t>
      </w:r>
      <w:r w:rsidDel="00000000" w:rsidR="00000000" w:rsidRPr="00000000">
        <w:rPr>
          <w:rtl w:val="0"/>
        </w:rPr>
        <w:t xml:space="preserve">ability to </w:t>
      </w:r>
      <w:r w:rsidDel="00000000" w:rsidR="00000000" w:rsidRPr="00000000">
        <w:rPr>
          <w:rtl w:val="0"/>
        </w:rPr>
        <w:t xml:space="preserve">under crossvalidation predict </w:t>
      </w:r>
      <w:r w:rsidDel="00000000" w:rsidR="00000000" w:rsidRPr="00000000">
        <w:rPr>
          <w:rtl w:val="0"/>
        </w:rPr>
        <w:t xml:space="preserve">the</w:t>
      </w:r>
      <w:r w:rsidDel="00000000" w:rsidR="00000000" w:rsidRPr="00000000">
        <w:rPr>
          <w:rtl w:val="0"/>
        </w:rPr>
        <w:t xml:space="preserve"> original</w:t>
      </w:r>
      <w:r w:rsidDel="00000000" w:rsidR="00000000" w:rsidRPr="00000000">
        <w:rPr>
          <w:rtl w:val="0"/>
        </w:rPr>
        <w:t xml:space="preserve"> training data in terms of </w:t>
      </w:r>
      <w:r w:rsidDel="00000000" w:rsidR="00000000" w:rsidRPr="00000000">
        <w:rPr>
          <w:rtl w:val="0"/>
        </w:rPr>
        <w:t xml:space="preserve">the</w:t>
      </w:r>
      <w:r w:rsidDel="00000000" w:rsidR="00000000" w:rsidRPr="00000000">
        <w:rPr>
          <w:rtl w:val="0"/>
        </w:rPr>
        <w:t xml:space="preserve"> error</w:t>
      </w:r>
      <w:r w:rsidDel="00000000" w:rsidR="00000000" w:rsidRPr="00000000">
        <w:rPr>
          <w:rtl w:val="0"/>
        </w:rPr>
        <w:t xml:space="preserve"> expressed as the </w:t>
      </w:r>
      <w:r w:rsidDel="00000000" w:rsidR="00000000" w:rsidRPr="00000000">
        <w:rPr>
          <w:rtl w:val="0"/>
        </w:rPr>
        <w:t xml:space="preserve"> weighted residual sum of squares (w</w:t>
      </w:r>
      <w:r w:rsidDel="00000000" w:rsidR="00000000" w:rsidRPr="00000000">
        <w:rPr>
          <w:rtl w:val="0"/>
        </w:rPr>
        <w:t xml:space="preserve">RSS</w:t>
      </w:r>
      <w:r w:rsidDel="00000000" w:rsidR="00000000" w:rsidRPr="00000000">
        <w:rPr>
          <w:rtl w:val="0"/>
        </w:rPr>
        <w:t xml:space="preserve">). </w:t>
      </w:r>
      <w:r w:rsidDel="00000000" w:rsidR="00000000" w:rsidRPr="00000000">
        <w:rPr>
          <w:rtl w:val="0"/>
        </w:rPr>
        <w:t xml:space="preserve">We are able to predict a left out gene in step </w:t>
      </w:r>
      <w:r w:rsidDel="00000000" w:rsidR="00000000" w:rsidRPr="00000000">
        <w:rPr>
          <w:i w:val="1"/>
          <w:rtl w:val="0"/>
        </w:rPr>
        <w:t xml:space="preserve">c</w:t>
      </w:r>
      <w:r w:rsidDel="00000000" w:rsidR="00000000" w:rsidRPr="00000000">
        <w:rPr>
          <w:rtl w:val="0"/>
        </w:rPr>
        <w:t xml:space="preserve"> and </w:t>
      </w:r>
      <w:r w:rsidDel="00000000" w:rsidR="00000000" w:rsidRPr="00000000">
        <w:rPr>
          <w:i w:val="1"/>
          <w:rtl w:val="0"/>
        </w:rPr>
        <w:t xml:space="preserve">d </w:t>
      </w:r>
      <w:r w:rsidDel="00000000" w:rsidR="00000000" w:rsidRPr="00000000">
        <w:rPr>
          <w:rtl w:val="0"/>
        </w:rPr>
        <w:t xml:space="preserve">by</w:t>
      </w:r>
      <w:r w:rsidDel="00000000" w:rsidR="00000000" w:rsidRPr="00000000">
        <w:rPr>
          <w:rtl w:val="0"/>
        </w:rPr>
        <w:t xml:space="preserve"> expressing </w:t>
      </w:r>
      <w:r w:rsidDel="00000000" w:rsidR="00000000" w:rsidRPr="00000000">
        <w:rPr>
          <w:rtl w:val="0"/>
        </w:rPr>
        <w:t xml:space="preserve">it</w:t>
      </w:r>
      <w:r w:rsidDel="00000000" w:rsidR="00000000" w:rsidRPr="00000000">
        <w:rPr>
          <w:rtl w:val="0"/>
        </w:rPr>
        <w:t xml:space="preserve"> as </w:t>
      </w:r>
      <w:r w:rsidDel="00000000" w:rsidR="00000000" w:rsidRPr="00000000">
        <w:rPr>
          <w:rtl w:val="0"/>
        </w:rPr>
        <w:t xml:space="preserve">a </w:t>
      </w:r>
      <w:r w:rsidDel="00000000" w:rsidR="00000000" w:rsidRPr="00000000">
        <w:rPr>
          <w:rtl w:val="0"/>
        </w:rPr>
        <w:t xml:space="preserve">linear combination of the other </w:t>
      </w:r>
      <w:r w:rsidDel="00000000" w:rsidR="00000000" w:rsidRPr="00000000">
        <w:rPr>
          <w:rtl w:val="0"/>
        </w:rPr>
        <w:t xml:space="preserve">genes, that were optimally fit to the data</w:t>
      </w:r>
      <w:r w:rsidDel="00000000" w:rsidR="00000000" w:rsidRPr="00000000">
        <w:rPr>
          <w:rtl w:val="0"/>
        </w:rPr>
        <w:t xml:space="preserve">. </w:t>
      </w:r>
      <w:r w:rsidDel="00000000" w:rsidR="00000000" w:rsidRPr="00000000">
        <w:rPr>
          <w:rtl w:val="0"/>
        </w:rPr>
        <w:t xml:space="preserve">This</w:t>
      </w:r>
      <w:r w:rsidDel="00000000" w:rsidR="00000000" w:rsidRPr="00000000">
        <w:rPr>
          <w:rtl w:val="0"/>
        </w:rPr>
        <w:t xml:space="preserve"> goodness of fit measure</w:t>
      </w:r>
      <w:r w:rsidDel="00000000" w:rsidR="00000000" w:rsidRPr="00000000">
        <w:rPr>
          <w:rtl w:val="0"/>
        </w:rPr>
        <w:t xml:space="preserve"> was</w:t>
      </w:r>
      <w:r w:rsidDel="00000000" w:rsidR="00000000" w:rsidRPr="00000000">
        <w:rPr>
          <w:rtl w:val="0"/>
        </w:rPr>
        <w:t xml:space="preserve"> also</w:t>
      </w:r>
      <w:r w:rsidDel="00000000" w:rsidR="00000000" w:rsidRPr="00000000">
        <w:rPr>
          <w:rtl w:val="0"/>
        </w:rPr>
        <w:t xml:space="preserve"> made of the inferred GRN’s ability to </w:t>
      </w:r>
      <w:r w:rsidDel="00000000" w:rsidR="00000000" w:rsidRPr="00000000">
        <w:rPr>
          <w:rtl w:val="0"/>
        </w:rPr>
        <w:t xml:space="preserve">under crossvalidation predict the</w:t>
      </w:r>
      <w:r w:rsidDel="00000000" w:rsidR="00000000" w:rsidRPr="00000000">
        <w:rPr>
          <w:rtl w:val="0"/>
        </w:rPr>
        <w:t xml:space="preserve"> original data compared to </w:t>
      </w:r>
      <w:r w:rsidDel="00000000" w:rsidR="00000000" w:rsidRPr="00000000">
        <w:rPr>
          <w:rtl w:val="0"/>
        </w:rPr>
        <w:t xml:space="preserve">the distribution of prediction errors using </w:t>
      </w:r>
      <w:r w:rsidDel="00000000" w:rsidR="00000000" w:rsidRPr="00000000">
        <w:rPr>
          <w:rtl w:val="0"/>
        </w:rPr>
        <w:t xml:space="preserve">shuffled data. </w:t>
      </w: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To further verify both accuracy and </w:t>
      </w:r>
      <w:r w:rsidDel="00000000" w:rsidR="00000000" w:rsidRPr="00000000">
        <w:rPr>
          <w:rtl w:val="0"/>
        </w:rPr>
        <w:t xml:space="preserve">generalizability</w:t>
      </w:r>
      <w:r w:rsidDel="00000000" w:rsidR="00000000" w:rsidRPr="00000000">
        <w:rPr>
          <w:rtl w:val="0"/>
        </w:rPr>
        <w:t xml:space="preserve">, </w:t>
      </w:r>
      <w:r w:rsidDel="00000000" w:rsidR="00000000" w:rsidRPr="00000000">
        <w:rPr>
          <w:rtl w:val="0"/>
        </w:rPr>
        <w:t xml:space="preserve">these GRNs are used to approximate an </w:t>
      </w:r>
      <w:r w:rsidDel="00000000" w:rsidR="00000000" w:rsidRPr="00000000">
        <w:rPr>
          <w:rtl w:val="0"/>
        </w:rPr>
        <w:t xml:space="preserve"> second </w:t>
      </w:r>
      <w:r w:rsidDel="00000000" w:rsidR="00000000" w:rsidRPr="00000000">
        <w:rPr>
          <w:rtl w:val="0"/>
        </w:rPr>
        <w:t xml:space="preserve">independent, validation dataset</w:t>
      </w:r>
      <w:r w:rsidDel="00000000" w:rsidR="00000000" w:rsidRPr="00000000">
        <w:rPr>
          <w:rtl w:val="0"/>
        </w:rPr>
        <w:t xml:space="preserve">, </w:t>
      </w:r>
      <w:r w:rsidDel="00000000" w:rsidR="00000000" w:rsidRPr="00000000">
        <w:rPr>
          <w:rtl w:val="0"/>
        </w:rPr>
        <w:t xml:space="preserve">doubly knocked down but containing no replicates</w:t>
      </w:r>
      <w:r w:rsidDel="00000000" w:rsidR="00000000" w:rsidRPr="00000000">
        <w:rPr>
          <w:rtl w:val="0"/>
        </w:rPr>
        <w:t xml:space="preserve"> (unique combinations of the initial gene set, </w:t>
      </w:r>
      <w:r w:rsidDel="00000000" w:rsidR="00000000" w:rsidRPr="00000000">
        <w:rPr>
          <w:rtl w:val="0"/>
        </w:rPr>
        <w:t xml:space="preserve">Table</w:t>
      </w:r>
      <w:r w:rsidDel="00000000" w:rsidR="00000000" w:rsidRPr="00000000">
        <w:rPr>
          <w:rtl w:val="0"/>
        </w:rPr>
        <w:t xml:space="preserve">. S</w:t>
      </w:r>
      <w:r w:rsidDel="00000000" w:rsidR="00000000" w:rsidRPr="00000000">
        <w:rPr>
          <w:rtl w:val="0"/>
        </w:rPr>
        <w:t xml:space="preserve">2</w:t>
      </w:r>
      <w:r w:rsidDel="00000000" w:rsidR="00000000" w:rsidRPr="00000000">
        <w:rPr>
          <w:rtl w:val="0"/>
        </w:rPr>
        <w:t xml:space="preserve">). Cross validation is now unnecessary to estimate the ability of the GRN to </w:t>
      </w:r>
      <w:r w:rsidDel="00000000" w:rsidR="00000000" w:rsidRPr="00000000">
        <w:rPr>
          <w:rtl w:val="0"/>
        </w:rPr>
        <w:t xml:space="preserve">predict</w:t>
      </w:r>
      <w:r w:rsidDel="00000000" w:rsidR="00000000" w:rsidRPr="00000000">
        <w:rPr>
          <w:rtl w:val="0"/>
        </w:rPr>
        <w:t xml:space="preserve"> this validation dataset, but for the sake of comparison is used, removing all of an individual gene’s experimental replicates, introducing a lesser disparity</w:t>
      </w:r>
      <w:r w:rsidDel="00000000" w:rsidR="00000000" w:rsidRPr="00000000">
        <w:rPr>
          <w:rtl w:val="0"/>
        </w:rPr>
        <w:t xml:space="preserve"> between the two dataset recreations. Namely, the redundancy of the double knockdown validation datasets ensures that during leave</w:t>
      </w:r>
      <w:r w:rsidDel="00000000" w:rsidR="00000000" w:rsidRPr="00000000">
        <w:rPr>
          <w:rtl w:val="0"/>
        </w:rPr>
        <w:t xml:space="preserve"> </w:t>
      </w:r>
      <w:r w:rsidDel="00000000" w:rsidR="00000000" w:rsidRPr="00000000">
        <w:rPr>
          <w:rtl w:val="0"/>
        </w:rPr>
        <w:t xml:space="preserve">out, a measure of the </w:t>
      </w:r>
      <w:r w:rsidDel="00000000" w:rsidR="00000000" w:rsidRPr="00000000">
        <w:rPr>
          <w:rtl w:val="0"/>
        </w:rPr>
        <w:t xml:space="preserve">left out gene remains mixed</w:t>
      </w:r>
      <w:r w:rsidDel="00000000" w:rsidR="00000000" w:rsidRPr="00000000">
        <w:rPr>
          <w:rtl w:val="0"/>
        </w:rPr>
        <w:t xml:space="preserve"> in another double knockout combination, while during leave out across the single knockout, training dataset, no information remains of the left out gene</w:t>
      </w:r>
      <w:r w:rsidDel="00000000" w:rsidR="00000000" w:rsidRPr="00000000">
        <w:rPr>
          <w:rtl w:val="0"/>
        </w:rPr>
        <w:t xml:space="preserve"> (</w:t>
      </w:r>
      <w:r w:rsidDel="00000000" w:rsidR="00000000" w:rsidRPr="00000000">
        <w:rPr>
          <w:i w:val="1"/>
          <w:rtl w:val="0"/>
        </w:rPr>
        <w:t xml:space="preserve">i.e.</w:t>
      </w:r>
      <w:r w:rsidDel="00000000" w:rsidR="00000000" w:rsidRPr="00000000">
        <w:rPr>
          <w:rtl w:val="0"/>
        </w:rPr>
        <w:t xml:space="preserve"> all experimental replicates are removed)</w:t>
      </w:r>
      <w:r w:rsidDel="00000000" w:rsidR="00000000" w:rsidRPr="00000000">
        <w:rPr>
          <w:rtl w:val="0"/>
        </w:rPr>
        <w:t xml:space="preserve">. </w:t>
      </w:r>
      <w:r w:rsidDel="00000000" w:rsidR="00000000" w:rsidRPr="00000000">
        <w:rPr>
          <w:rtl w:val="0"/>
        </w:rPr>
        <w:t xml:space="preserve">The wRSS  calculation is used to measure error of our inferred and shuffled GRN alike, building null distributions of measured error from shuffled GRN errors by which to rank a measured GRNs’ ability to predict the same datasets. </w:t>
      </w:r>
      <w:r w:rsidDel="00000000" w:rsidR="00000000" w:rsidRPr="00000000">
        <w:rPr>
          <w:rtl w:val="0"/>
        </w:rPr>
        <w:t xml:space="preserve"> </w:t>
      </w:r>
    </w:p>
    <w:p w:rsidR="00000000" w:rsidDel="00000000" w:rsidP="00000000" w:rsidRDefault="00000000" w:rsidRPr="00000000" w14:paraId="0000005F">
      <w:pPr>
        <w:jc w:val="both"/>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3840"/>
        <w:tblGridChange w:id="0">
          <w:tblGrid>
            <w:gridCol w:w="5520"/>
            <w:gridCol w:w="384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jc w:val="center"/>
              <w:rPr/>
            </w:pPr>
            <w:r w:rsidDel="00000000" w:rsidR="00000000" w:rsidRPr="00000000">
              <w:rPr/>
              <w:drawing>
                <wp:inline distB="114300" distT="114300" distL="114300" distR="114300">
                  <wp:extent cx="3371850" cy="6985000"/>
                  <wp:effectExtent b="0" l="0" r="0" t="0"/>
                  <wp:docPr id="3"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3371850" cy="6985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jc w:val="both"/>
              <w:rPr>
                <w:b w:val="1"/>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b w:val="1"/>
                <w:sz w:val="20"/>
                <w:szCs w:val="20"/>
                <w:rtl w:val="0"/>
              </w:rPr>
              <w:t xml:space="preserve">Fig</w:t>
            </w:r>
            <w:r w:rsidDel="00000000" w:rsidR="00000000" w:rsidRPr="00000000">
              <w:rPr>
                <w:b w:val="1"/>
                <w:sz w:val="20"/>
                <w:szCs w:val="20"/>
                <w:rtl w:val="0"/>
              </w:rPr>
              <w:t xml:space="preserve">. 1. </w:t>
            </w:r>
            <w:r w:rsidDel="00000000" w:rsidR="00000000" w:rsidRPr="00000000">
              <w:rPr>
                <w:sz w:val="20"/>
                <w:szCs w:val="20"/>
                <w:rtl w:val="0"/>
              </w:rPr>
              <w:t xml:space="preserve">Workflow</w:t>
            </w:r>
            <w:r w:rsidDel="00000000" w:rsidR="00000000" w:rsidRPr="00000000">
              <w:rPr>
                <w:sz w:val="20"/>
                <w:szCs w:val="20"/>
                <w:rtl w:val="0"/>
              </w:rPr>
              <w:t xml:space="preserve"> of project</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siRNA perturbation experiments were carried out systematically per gene, resulting in a change in mRNA </w:t>
            </w:r>
            <w:r w:rsidDel="00000000" w:rsidR="00000000" w:rsidRPr="00000000">
              <w:rPr>
                <w:sz w:val="20"/>
                <w:szCs w:val="20"/>
                <w:rtl w:val="0"/>
              </w:rPr>
              <w:t xml:space="preserve">level </w:t>
            </w:r>
            <w:r w:rsidDel="00000000" w:rsidR="00000000" w:rsidRPr="00000000">
              <w:rPr>
                <w:sz w:val="20"/>
                <w:szCs w:val="20"/>
                <w:rtl w:val="0"/>
              </w:rPr>
              <w:t xml:space="preserve">which elicits a regulatory response over time before reaching steady state </w:t>
            </w:r>
            <w:r w:rsidDel="00000000" w:rsidR="00000000" w:rsidRPr="00000000">
              <w:rPr>
                <w:sz w:val="20"/>
                <w:szCs w:val="20"/>
                <w:rtl w:val="0"/>
              </w:rPr>
              <w:t xml:space="preserve">when gene expression was measured</w:t>
            </w:r>
            <w:r w:rsidDel="00000000" w:rsidR="00000000" w:rsidRPr="00000000">
              <w:rPr>
                <w:sz w:val="20"/>
                <w:szCs w:val="20"/>
                <w:rtl w:val="0"/>
              </w:rPr>
              <w:t xml:space="preserve">. </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sz w:val="20"/>
                <w:szCs w:val="20"/>
                <w:rtl w:val="0"/>
              </w:rPr>
              <w:t xml:space="preserve">GRN </w:t>
            </w:r>
            <w:r w:rsidDel="00000000" w:rsidR="00000000" w:rsidRPr="00000000">
              <w:rPr>
                <w:sz w:val="20"/>
                <w:szCs w:val="20"/>
                <w:rtl w:val="0"/>
              </w:rPr>
              <w:t xml:space="preserve">inference</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N</w:t>
            </w:r>
            <w:r w:rsidDel="00000000" w:rsidR="00000000" w:rsidRPr="00000000">
              <w:rPr>
                <w:sz w:val="20"/>
                <w:szCs w:val="20"/>
                <w:rtl w:val="0"/>
              </w:rPr>
              <w:t xml:space="preserve">ested </w:t>
            </w:r>
            <w:r w:rsidDel="00000000" w:rsidR="00000000" w:rsidRPr="00000000">
              <w:rPr>
                <w:sz w:val="20"/>
                <w:szCs w:val="20"/>
                <w:rtl w:val="0"/>
              </w:rPr>
              <w:t xml:space="preserve">b</w:t>
            </w:r>
            <w:r w:rsidDel="00000000" w:rsidR="00000000" w:rsidRPr="00000000">
              <w:rPr>
                <w:sz w:val="20"/>
                <w:szCs w:val="20"/>
                <w:rtl w:val="0"/>
              </w:rPr>
              <w:t xml:space="preserve">oots</w:t>
            </w:r>
            <w:r w:rsidDel="00000000" w:rsidR="00000000" w:rsidRPr="00000000">
              <w:rPr>
                <w:sz w:val="20"/>
                <w:szCs w:val="20"/>
                <w:rtl w:val="0"/>
              </w:rPr>
              <w:t xml:space="preserve">trapping</w:t>
            </w:r>
            <w:r w:rsidDel="00000000" w:rsidR="00000000" w:rsidRPr="00000000">
              <w:rPr>
                <w:sz w:val="20"/>
                <w:szCs w:val="20"/>
                <w:rtl w:val="0"/>
              </w:rPr>
              <w:t xml:space="preserve"> </w:t>
            </w:r>
            <w:r w:rsidDel="00000000" w:rsidR="00000000" w:rsidRPr="00000000">
              <w:rPr>
                <w:sz w:val="20"/>
                <w:szCs w:val="20"/>
                <w:rtl w:val="0"/>
              </w:rPr>
              <w:t xml:space="preserve">was </w:t>
            </w:r>
            <w:r w:rsidDel="00000000" w:rsidR="00000000" w:rsidRPr="00000000">
              <w:rPr>
                <w:sz w:val="20"/>
                <w:szCs w:val="20"/>
                <w:rtl w:val="0"/>
              </w:rPr>
              <w:t xml:space="preserve">applied to</w:t>
            </w:r>
            <w:r w:rsidDel="00000000" w:rsidR="00000000" w:rsidRPr="00000000">
              <w:rPr>
                <w:sz w:val="20"/>
                <w:szCs w:val="20"/>
                <w:rtl w:val="0"/>
              </w:rPr>
              <w:t xml:space="preserve"> three</w:t>
            </w:r>
            <w:r w:rsidDel="00000000" w:rsidR="00000000" w:rsidRPr="00000000">
              <w:rPr>
                <w:sz w:val="20"/>
                <w:szCs w:val="20"/>
                <w:rtl w:val="0"/>
              </w:rPr>
              <w:t xml:space="preserve"> inference</w:t>
            </w:r>
            <w:r w:rsidDel="00000000" w:rsidR="00000000" w:rsidRPr="00000000">
              <w:rPr>
                <w:sz w:val="20"/>
                <w:szCs w:val="20"/>
                <w:rtl w:val="0"/>
              </w:rPr>
              <w:t xml:space="preserve"> methods</w:t>
            </w:r>
            <w:r w:rsidDel="00000000" w:rsidR="00000000" w:rsidRPr="00000000">
              <w:rPr>
                <w:sz w:val="20"/>
                <w:szCs w:val="20"/>
                <w:rtl w:val="0"/>
              </w:rPr>
              <w:t xml:space="preserve">, producing GRNs with an FDR set to 5%.</w:t>
            </w:r>
            <w:r w:rsidDel="00000000" w:rsidR="00000000" w:rsidRPr="00000000">
              <w:rPr>
                <w:sz w:val="20"/>
                <w:szCs w:val="20"/>
                <w:rtl w:val="0"/>
              </w:rPr>
              <w:t xml:space="preserve"> </w:t>
            </w:r>
          </w:p>
          <w:p w:rsidR="00000000" w:rsidDel="00000000" w:rsidP="00000000" w:rsidRDefault="00000000" w:rsidRPr="00000000" w14:paraId="00000065">
            <w:pPr>
              <w:jc w:val="both"/>
              <w:rPr>
                <w:sz w:val="20"/>
                <w:szCs w:val="20"/>
              </w:rPr>
            </w:pP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GRN Selection: Estimate goodness of fit under crossvalidation and error balancing, and compare to shuffled topologies </w:t>
            </w:r>
            <w:r w:rsidDel="00000000" w:rsidR="00000000" w:rsidRPr="00000000">
              <w:rPr>
                <w:sz w:val="20"/>
                <w:szCs w:val="20"/>
                <w:rtl w:val="0"/>
              </w:rPr>
              <w:t xml:space="preserve">(</w:t>
            </w:r>
            <w:r w:rsidDel="00000000" w:rsidR="00000000" w:rsidRPr="00000000">
              <w:rPr>
                <w:sz w:val="20"/>
                <w:szCs w:val="20"/>
                <w:rtl w:val="0"/>
              </w:rPr>
              <w:t xml:space="preserve">A</w:t>
            </w:r>
            <w:r w:rsidDel="00000000" w:rsidR="00000000" w:rsidRPr="00000000">
              <w:rPr>
                <w:sz w:val="20"/>
                <w:szCs w:val="20"/>
                <w:rtl w:val="0"/>
              </w:rPr>
              <w:t xml:space="preserve">lgorithm 1). </w:t>
            </w:r>
          </w:p>
          <w:p w:rsidR="00000000" w:rsidDel="00000000" w:rsidP="00000000" w:rsidRDefault="00000000" w:rsidRPr="00000000" w14:paraId="00000067">
            <w:pPr>
              <w:jc w:val="both"/>
              <w:rPr>
                <w:sz w:val="20"/>
                <w:szCs w:val="20"/>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sz w:val="20"/>
                <w:szCs w:val="20"/>
                <w:rtl w:val="0"/>
              </w:rPr>
              <w:t xml:space="preserve">Independent Validation</w:t>
            </w:r>
            <w:r w:rsidDel="00000000" w:rsidR="00000000" w:rsidRPr="00000000">
              <w:rPr>
                <w:sz w:val="20"/>
                <w:szCs w:val="20"/>
                <w:rtl w:val="0"/>
              </w:rPr>
              <w:t xml:space="preserve">: Each inferred </w:t>
            </w:r>
            <w:r w:rsidDel="00000000" w:rsidR="00000000" w:rsidRPr="00000000">
              <w:rPr>
                <w:sz w:val="20"/>
                <w:szCs w:val="20"/>
                <w:rtl w:val="0"/>
              </w:rPr>
              <w:t xml:space="preserve">GRN</w:t>
            </w:r>
            <w:r w:rsidDel="00000000" w:rsidR="00000000" w:rsidRPr="00000000">
              <w:rPr>
                <w:sz w:val="20"/>
                <w:szCs w:val="20"/>
                <w:rtl w:val="0"/>
              </w:rPr>
              <w:t xml:space="preserve">s</w:t>
            </w:r>
            <w:r w:rsidDel="00000000" w:rsidR="00000000" w:rsidRPr="00000000">
              <w:rPr>
                <w:sz w:val="20"/>
                <w:szCs w:val="20"/>
                <w:rtl w:val="0"/>
              </w:rPr>
              <w:t xml:space="preserve">’ ability to </w:t>
            </w:r>
            <w:r w:rsidDel="00000000" w:rsidR="00000000" w:rsidRPr="00000000">
              <w:rPr>
                <w:sz w:val="20"/>
                <w:szCs w:val="20"/>
                <w:rtl w:val="0"/>
              </w:rPr>
              <w:t xml:space="preserve">predict</w:t>
            </w:r>
            <w:r w:rsidDel="00000000" w:rsidR="00000000" w:rsidRPr="00000000">
              <w:rPr>
                <w:sz w:val="20"/>
                <w:szCs w:val="20"/>
                <w:rtl w:val="0"/>
              </w:rPr>
              <w:t xml:space="preserve"> an independent dataset</w:t>
            </w:r>
            <w:r w:rsidDel="00000000" w:rsidR="00000000" w:rsidRPr="00000000">
              <w:rPr>
                <w:sz w:val="20"/>
                <w:szCs w:val="20"/>
                <w:rtl w:val="0"/>
              </w:rPr>
              <w:t xml:space="preserve"> was evaluated i</w:t>
            </w:r>
            <w:r w:rsidDel="00000000" w:rsidR="00000000" w:rsidRPr="00000000">
              <w:rPr>
                <w:sz w:val="20"/>
                <w:szCs w:val="20"/>
                <w:rtl w:val="0"/>
              </w:rPr>
              <w:t xml:space="preserve">n </w:t>
            </w:r>
            <w:r w:rsidDel="00000000" w:rsidR="00000000" w:rsidRPr="00000000">
              <w:rPr>
                <w:sz w:val="20"/>
                <w:szCs w:val="20"/>
                <w:rtl w:val="0"/>
              </w:rPr>
              <w:t xml:space="preserve">comp</w:t>
            </w:r>
            <w:r w:rsidDel="00000000" w:rsidR="00000000" w:rsidRPr="00000000">
              <w:rPr>
                <w:sz w:val="20"/>
                <w:szCs w:val="20"/>
                <w:rtl w:val="0"/>
              </w:rPr>
              <w:t xml:space="preserve">arison </w:t>
            </w:r>
            <w:r w:rsidDel="00000000" w:rsidR="00000000" w:rsidRPr="00000000">
              <w:rPr>
                <w:sz w:val="20"/>
                <w:szCs w:val="20"/>
                <w:rtl w:val="0"/>
              </w:rPr>
              <w:t xml:space="preserve">to a distribution of shuffled </w:t>
            </w:r>
            <w:r w:rsidDel="00000000" w:rsidR="00000000" w:rsidRPr="00000000">
              <w:rPr>
                <w:sz w:val="20"/>
                <w:szCs w:val="20"/>
                <w:rtl w:val="0"/>
              </w:rPr>
              <w:t xml:space="preserve">topologies</w:t>
            </w:r>
            <w:r w:rsidDel="00000000" w:rsidR="00000000" w:rsidRPr="00000000">
              <w:rPr>
                <w:sz w:val="20"/>
                <w:szCs w:val="20"/>
                <w:rtl w:val="0"/>
              </w:rPr>
              <w:t xml:space="preserve">.</w:t>
            </w:r>
            <w:r w:rsidDel="00000000" w:rsidR="00000000" w:rsidRPr="00000000">
              <w:rPr>
                <w:sz w:val="20"/>
                <w:szCs w:val="20"/>
                <w:rtl w:val="0"/>
              </w:rPr>
              <w:t xml:space="preserve"> Finally, the overall most accurate GRN was selected. Two novel links were experimentally validated.</w:t>
            </w:r>
            <w:r w:rsidDel="00000000" w:rsidR="00000000" w:rsidRPr="00000000">
              <w:rPr>
                <w:rtl w:val="0"/>
              </w:rPr>
            </w:r>
          </w:p>
        </w:tc>
      </w:tr>
    </w:tbl>
    <w:p w:rsidR="00000000" w:rsidDel="00000000" w:rsidP="00000000" w:rsidRDefault="00000000" w:rsidRPr="00000000" w14:paraId="00000069">
      <w:pPr>
        <w:pStyle w:val="Heading3"/>
        <w:jc w:val="both"/>
        <w:rPr/>
      </w:pPr>
      <w:bookmarkStart w:colFirst="0" w:colLast="0" w:name="_h4d0b8svtj10" w:id="8"/>
      <w:bookmarkEnd w:id="8"/>
      <w:r w:rsidDel="00000000" w:rsidR="00000000" w:rsidRPr="00000000">
        <w:rPr>
          <w:rtl w:val="0"/>
        </w:rPr>
      </w:r>
    </w:p>
    <w:p w:rsidR="00000000" w:rsidDel="00000000" w:rsidP="00000000" w:rsidRDefault="00000000" w:rsidRPr="00000000" w14:paraId="0000006A">
      <w:pPr>
        <w:pStyle w:val="Heading3"/>
        <w:jc w:val="both"/>
        <w:rPr/>
      </w:pPr>
      <w:bookmarkStart w:colFirst="0" w:colLast="0" w:name="_rp4ka0zeuc79" w:id="9"/>
      <w:bookmarkEnd w:id="9"/>
      <w:r w:rsidDel="00000000" w:rsidR="00000000" w:rsidRPr="00000000">
        <w:rPr>
          <w:rtl w:val="0"/>
        </w:rPr>
        <w:t xml:space="preserve">R</w:t>
      </w:r>
      <w:r w:rsidDel="00000000" w:rsidR="00000000" w:rsidRPr="00000000">
        <w:rPr>
          <w:rtl w:val="0"/>
        </w:rPr>
        <w:t xml:space="preserve">esults</w:t>
      </w:r>
    </w:p>
    <w:p w:rsidR="00000000" w:rsidDel="00000000" w:rsidP="00000000" w:rsidRDefault="00000000" w:rsidRPr="00000000" w14:paraId="0000006B">
      <w:pPr>
        <w:jc w:val="both"/>
        <w:rPr/>
      </w:pPr>
      <w:r w:rsidDel="00000000" w:rsidR="00000000" w:rsidRPr="00000000">
        <w:rPr>
          <w:rtl w:val="0"/>
        </w:rPr>
        <w:t xml:space="preserve">A four step procedure was implemented to generate a cancer-centric GRN oriented towards the MYC oncogene (Fig. 1). First, a</w:t>
      </w:r>
      <w:r w:rsidDel="00000000" w:rsidR="00000000" w:rsidRPr="00000000">
        <w:rPr>
          <w:rtl w:val="0"/>
        </w:rPr>
        <w:t xml:space="preserve"> list of 340 cancer associated genes was ranked heuristically by what was known of each, giving preference to genes with known associations to both cancer and </w:t>
      </w:r>
      <w:r w:rsidDel="00000000" w:rsidR="00000000" w:rsidRPr="00000000">
        <w:rPr>
          <w:rtl w:val="0"/>
        </w:rPr>
        <w:t xml:space="preserve">MYC</w:t>
      </w:r>
      <w:r w:rsidDel="00000000" w:rsidR="00000000" w:rsidRPr="00000000">
        <w:rPr>
          <w:rtl w:val="0"/>
        </w:rPr>
        <w:t xml:space="preserve">. The criteria </w:t>
      </w:r>
      <w:r w:rsidDel="00000000" w:rsidR="00000000" w:rsidRPr="00000000">
        <w:rPr>
          <w:rtl w:val="0"/>
        </w:rPr>
        <w:t xml:space="preserve">we</w:t>
      </w:r>
      <w:r w:rsidDel="00000000" w:rsidR="00000000" w:rsidRPr="00000000">
        <w:rPr>
          <w:rtl w:val="0"/>
        </w:rPr>
        <w:t xml:space="preserve">re as follows</w:t>
      </w:r>
      <w:r w:rsidDel="00000000" w:rsidR="00000000" w:rsidRPr="00000000">
        <w:rPr>
          <w:rtl w:val="0"/>
        </w:rPr>
        <w:t xml:space="preserve">, in decreasing order of rank: i. member</w:t>
      </w:r>
      <w:r w:rsidDel="00000000" w:rsidR="00000000" w:rsidRPr="00000000">
        <w:rPr>
          <w:rtl w:val="0"/>
        </w:rPr>
        <w:t xml:space="preserve">s</w:t>
      </w:r>
      <w:r w:rsidDel="00000000" w:rsidR="00000000" w:rsidRPr="00000000">
        <w:rPr>
          <w:rtl w:val="0"/>
        </w:rPr>
        <w:t xml:space="preserve"> of a </w:t>
      </w:r>
      <w:r w:rsidDel="00000000" w:rsidR="00000000" w:rsidRPr="00000000">
        <w:rPr>
          <w:rtl w:val="0"/>
        </w:rPr>
        <w:t xml:space="preserve">complex </w:t>
      </w:r>
      <w:r w:rsidDel="00000000" w:rsidR="00000000" w:rsidRPr="00000000">
        <w:rPr>
          <w:rtl w:val="0"/>
        </w:rPr>
        <w:t xml:space="preserve">with MYC </w:t>
      </w:r>
      <w:r w:rsidDel="00000000" w:rsidR="00000000" w:rsidRPr="00000000">
        <w:rPr>
          <w:rtl w:val="0"/>
        </w:rPr>
        <w:t xml:space="preserve">affecting </w:t>
      </w:r>
      <w:r w:rsidDel="00000000" w:rsidR="00000000" w:rsidRPr="00000000">
        <w:rPr>
          <w:rtl w:val="0"/>
        </w:rPr>
        <w:t xml:space="preserve">or</w:t>
      </w:r>
      <w:r w:rsidDel="00000000" w:rsidR="00000000" w:rsidRPr="00000000">
        <w:rPr>
          <w:rtl w:val="0"/>
        </w:rPr>
        <w:t xml:space="preserve"> not affecting transcripts</w:t>
      </w:r>
      <w:r w:rsidDel="00000000" w:rsidR="00000000" w:rsidRPr="00000000">
        <w:rPr>
          <w:rtl w:val="0"/>
        </w:rPr>
        <w:t xml:space="preserve">, ii. </w:t>
      </w:r>
      <w:r w:rsidDel="00000000" w:rsidR="00000000" w:rsidRPr="00000000">
        <w:rPr>
          <w:rtl w:val="0"/>
        </w:rPr>
        <w:t xml:space="preserve">genes</w:t>
      </w:r>
      <w:r w:rsidDel="00000000" w:rsidR="00000000" w:rsidRPr="00000000">
        <w:rPr>
          <w:rtl w:val="0"/>
        </w:rPr>
        <w:t xml:space="preserve"> directly affecting MYC or MYC transcripts (activating/repressing), iii. </w:t>
      </w:r>
      <w:r w:rsidDel="00000000" w:rsidR="00000000" w:rsidRPr="00000000">
        <w:rPr>
          <w:rtl w:val="0"/>
        </w:rPr>
        <w:t xml:space="preserve">genes </w:t>
      </w:r>
      <w:r w:rsidDel="00000000" w:rsidR="00000000" w:rsidRPr="00000000">
        <w:rPr>
          <w:rtl w:val="0"/>
        </w:rPr>
        <w:t xml:space="preserve">affecting MYC targeted transcripts, </w:t>
      </w:r>
      <w:r w:rsidDel="00000000" w:rsidR="00000000" w:rsidRPr="00000000">
        <w:rPr>
          <w:rtl w:val="0"/>
        </w:rPr>
        <w:t xml:space="preserve">and </w:t>
      </w:r>
      <w:r w:rsidDel="00000000" w:rsidR="00000000" w:rsidRPr="00000000">
        <w:rPr>
          <w:rtl w:val="0"/>
        </w:rPr>
        <w:t xml:space="preserve">iv. </w:t>
      </w:r>
      <w:r w:rsidDel="00000000" w:rsidR="00000000" w:rsidRPr="00000000">
        <w:rPr>
          <w:rtl w:val="0"/>
        </w:rPr>
        <w:t xml:space="preserve">genes </w:t>
      </w:r>
      <w:r w:rsidDel="00000000" w:rsidR="00000000" w:rsidRPr="00000000">
        <w:rPr>
          <w:rtl w:val="0"/>
        </w:rPr>
        <w:t xml:space="preserve">indirectly affecting MYC transcript</w:t>
      </w:r>
      <w:r w:rsidDel="00000000" w:rsidR="00000000" w:rsidRPr="00000000">
        <w:rPr>
          <w:rtl w:val="0"/>
        </w:rPr>
        <w:t xml:space="preserve">s. </w:t>
      </w:r>
      <w:r w:rsidDel="00000000" w:rsidR="00000000" w:rsidRPr="00000000">
        <w:rPr>
          <w:rtl w:val="0"/>
        </w:rPr>
        <w:t xml:space="preserve">Only genes expressed in the used cell line were f</w:t>
      </w:r>
      <w:r w:rsidDel="00000000" w:rsidR="00000000" w:rsidRPr="00000000">
        <w:rPr>
          <w:rtl w:val="0"/>
        </w:rPr>
        <w:t xml:space="preserve">urther consider</w:t>
      </w:r>
      <w:r w:rsidDel="00000000" w:rsidR="00000000" w:rsidRPr="00000000">
        <w:rPr>
          <w:rtl w:val="0"/>
        </w:rPr>
        <w:t xml:space="preserve">ed. The 4</w:t>
      </w:r>
      <w:r w:rsidDel="00000000" w:rsidR="00000000" w:rsidRPr="00000000">
        <w:rPr>
          <w:rtl w:val="0"/>
        </w:rPr>
        <w:t xml:space="preserve">0</w:t>
      </w:r>
      <w:r w:rsidDel="00000000" w:rsidR="00000000" w:rsidRPr="00000000">
        <w:rPr>
          <w:rtl w:val="0"/>
        </w:rPr>
        <w:t xml:space="preserve"> top ranked genes were </w:t>
      </w:r>
      <w:r w:rsidDel="00000000" w:rsidR="00000000" w:rsidRPr="00000000">
        <w:rPr>
          <w:rtl w:val="0"/>
        </w:rPr>
        <w:t xml:space="preserve">perturbed by siRNA in the well characterized human A431 squamous carcinoma cell line (</w:t>
      </w:r>
      <w:r w:rsidDel="00000000" w:rsidR="00000000" w:rsidRPr="00000000">
        <w:rPr>
          <w:rtl w:val="0"/>
        </w:rPr>
        <w:t xml:space="preserve">T</w:t>
      </w:r>
      <w:r w:rsidDel="00000000" w:rsidR="00000000" w:rsidRPr="00000000">
        <w:rPr>
          <w:rtl w:val="0"/>
        </w:rPr>
        <w:t xml:space="preserve">ables S</w:t>
      </w:r>
      <w:r w:rsidDel="00000000" w:rsidR="00000000" w:rsidRPr="00000000">
        <w:rPr>
          <w:rtl w:val="0"/>
        </w:rPr>
        <w:t xml:space="preserve">2</w:t>
      </w:r>
      <w:r w:rsidDel="00000000" w:rsidR="00000000" w:rsidRPr="00000000">
        <w:rPr>
          <w:rtl w:val="0"/>
        </w:rPr>
        <w:t xml:space="preserve"> and S3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Of the selected genes, 31 are transcriptional regulators, 10 are oncogenes, and 7 are tumor suppressors.</w:t>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RNA silencing experiments were carried out to knock down the expression of each individual gene,  whereafter the expression of all genes in response to the perturbation was measured.</w:t>
      </w:r>
      <w:r w:rsidDel="00000000" w:rsidR="00000000" w:rsidRPr="00000000">
        <w:rPr>
          <w:rtl w:val="0"/>
        </w:rPr>
        <w:t xml:space="preserve"> The experiments were carried out with three biological replicates per gene. At steady-state, gene expression was measured using high-throughput RT-qPCR, totalling 18432 quantifications. Afterwards, five of the genes were discarded due to detection failure. </w:t>
      </w:r>
      <w:r w:rsidDel="00000000" w:rsidR="00000000" w:rsidRPr="00000000">
        <w:rPr>
          <w:rtl w:val="0"/>
        </w:rPr>
        <w:t xml:space="preserve">Most</w:t>
      </w:r>
      <w:r w:rsidDel="00000000" w:rsidR="00000000" w:rsidRPr="00000000">
        <w:rPr>
          <w:rtl w:val="0"/>
        </w:rPr>
        <w:t xml:space="preserve"> targeted genes were seen to have dramatic </w:t>
      </w:r>
      <w:r w:rsidDel="00000000" w:rsidR="00000000" w:rsidRPr="00000000">
        <w:rPr>
          <w:rtl w:val="0"/>
        </w:rPr>
        <w:t xml:space="preserve">reduction in expression, generally a stronger effect than for the other genes </w:t>
      </w:r>
      <w:r w:rsidDel="00000000" w:rsidR="00000000" w:rsidRPr="00000000">
        <w:rPr>
          <w:rtl w:val="0"/>
        </w:rPr>
        <w:t xml:space="preserve"> (Fig. S2)</w:t>
      </w:r>
      <w:r w:rsidDel="00000000" w:rsidR="00000000" w:rsidRPr="00000000">
        <w:rPr>
          <w:rtl w:val="0"/>
        </w:rPr>
        <w:t xml:space="preserve">. In fact 31 target</w:t>
      </w:r>
      <w:r w:rsidDel="00000000" w:rsidR="00000000" w:rsidRPr="00000000">
        <w:rPr>
          <w:rtl w:val="0"/>
        </w:rPr>
        <w:t xml:space="preserve">s</w:t>
      </w:r>
      <w:r w:rsidDel="00000000" w:rsidR="00000000" w:rsidRPr="00000000">
        <w:rPr>
          <w:rtl w:val="0"/>
        </w:rPr>
        <w:t xml:space="preserve"> had significant (p &lt; 0.01) </w:t>
      </w:r>
      <w:r w:rsidDel="00000000" w:rsidR="00000000" w:rsidRPr="00000000">
        <w:rPr>
          <w:rtl w:val="0"/>
        </w:rPr>
        <w:t xml:space="preserve">fold change &lt;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The perturbation response gene expression data were used for n</w:t>
      </w:r>
      <w:r w:rsidDel="00000000" w:rsidR="00000000" w:rsidRPr="00000000">
        <w:rPr>
          <w:rtl w:val="0"/>
        </w:rPr>
        <w:t xml:space="preserve">etwork inference </w:t>
      </w:r>
      <w:r w:rsidDel="00000000" w:rsidR="00000000" w:rsidRPr="00000000">
        <w:rPr>
          <w:rtl w:val="0"/>
        </w:rPr>
        <w:t xml:space="preserve">with</w:t>
      </w:r>
      <w:r w:rsidDel="00000000" w:rsidR="00000000" w:rsidRPr="00000000">
        <w:rPr>
          <w:rtl w:val="0"/>
        </w:rPr>
        <w:t xml:space="preserve"> three methods, LASSO, LSCO</w:t>
      </w:r>
      <w:r w:rsidDel="00000000" w:rsidR="00000000" w:rsidRPr="00000000">
        <w:rPr>
          <w:rtl w:val="0"/>
        </w:rPr>
        <w:t xml:space="preserve">,</w:t>
      </w:r>
      <w:r w:rsidDel="00000000" w:rsidR="00000000" w:rsidRPr="00000000">
        <w:rPr>
          <w:rtl w:val="0"/>
        </w:rPr>
        <w:t xml:space="preserve"> and TLSCO, </w:t>
      </w:r>
      <w:r w:rsidDel="00000000" w:rsidR="00000000" w:rsidRPr="00000000">
        <w:rPr>
          <w:rtl w:val="0"/>
        </w:rPr>
        <w:t xml:space="preserve">each </w:t>
      </w:r>
      <w:r w:rsidDel="00000000" w:rsidR="00000000" w:rsidRPr="00000000">
        <w:rPr>
          <w:rtl w:val="0"/>
        </w:rPr>
        <w:t xml:space="preserve">run in conjunction </w:t>
      </w:r>
      <w:r w:rsidDel="00000000" w:rsidR="00000000" w:rsidRPr="00000000">
        <w:rPr>
          <w:rtl w:val="0"/>
        </w:rPr>
        <w:t xml:space="preserve">with nested bootstrapping. </w:t>
      </w:r>
      <w:r w:rsidDel="00000000" w:rsidR="00000000" w:rsidRPr="00000000">
        <w:rPr>
          <w:rtl w:val="0"/>
        </w:rPr>
        <w:t xml:space="preserve">Each</w:t>
      </w:r>
      <w:r w:rsidDel="00000000" w:rsidR="00000000" w:rsidRPr="00000000">
        <w:rPr>
          <w:rtl w:val="0"/>
        </w:rPr>
        <w:t xml:space="preserve"> GRN inference method </w:t>
      </w:r>
      <w:r w:rsidDel="00000000" w:rsidR="00000000" w:rsidRPr="00000000">
        <w:rPr>
          <w:rtl w:val="0"/>
        </w:rPr>
        <w:t xml:space="preserve">was run with varying parameters to </w:t>
      </w:r>
      <w:r w:rsidDel="00000000" w:rsidR="00000000" w:rsidRPr="00000000">
        <w:rPr>
          <w:rtl w:val="0"/>
        </w:rPr>
        <w:t xml:space="preserve">produce GRNs </w:t>
      </w:r>
      <w:r w:rsidDel="00000000" w:rsidR="00000000" w:rsidRPr="00000000">
        <w:rPr>
          <w:rtl w:val="0"/>
        </w:rPr>
        <w:t xml:space="preserve">in a range </w:t>
      </w:r>
      <w:r w:rsidDel="00000000" w:rsidR="00000000" w:rsidRPr="00000000">
        <w:rPr>
          <w:rtl w:val="0"/>
        </w:rPr>
        <w:t xml:space="preserve">of different sparsit</w:t>
      </w:r>
      <w:r w:rsidDel="00000000" w:rsidR="00000000" w:rsidRPr="00000000">
        <w:rPr>
          <w:rtl w:val="0"/>
        </w:rPr>
        <w:t xml:space="preserve">ies</w:t>
      </w:r>
      <w:r w:rsidDel="00000000" w:rsidR="00000000" w:rsidRPr="00000000">
        <w:rPr>
          <w:rtl w:val="0"/>
        </w:rPr>
        <w:t xml:space="preserve">.</w:t>
      </w:r>
      <w:r w:rsidDel="00000000" w:rsidR="00000000" w:rsidRPr="00000000">
        <w:rPr>
          <w:rtl w:val="0"/>
        </w:rPr>
        <w:t xml:space="preserve"> Nested bootstrapping was then used to select the significantly supported links in each GRN, resulting in final sparsities that tend to never exceed 4 links/gene even if the natively inferred GRN had 40 links/gene. In order to select the GRN that is most suited for the data, we compared how well each inferred GRN’s topology fits the data compared to shuffled topologies of the same GRN.</w:t>
      </w:r>
      <w:r w:rsidDel="00000000" w:rsidR="00000000" w:rsidRPr="00000000">
        <w:rPr>
          <w:rtl w:val="0"/>
        </w:rPr>
        <w:t xml:space="preserve"> The reason for validating the topology rather than the complete GRN including the actual parameter values is that those parameters are optimized to fit the data and therefore no suitable null model exists.  Note that b</w:t>
      </w:r>
      <w:r w:rsidDel="00000000" w:rsidR="00000000" w:rsidRPr="00000000">
        <w:rPr>
          <w:rtl w:val="0"/>
        </w:rPr>
        <w:t xml:space="preserve">y topology we mean the structure of the GRN, i.e. the </w:t>
      </w:r>
      <w:r w:rsidDel="00000000" w:rsidR="00000000" w:rsidRPr="00000000">
        <w:rPr>
          <w:rtl w:val="0"/>
        </w:rPr>
        <w:t xml:space="preserve">inferred</w:t>
      </w:r>
      <w:r w:rsidDel="00000000" w:rsidR="00000000" w:rsidRPr="00000000">
        <w:rPr>
          <w:rtl w:val="0"/>
        </w:rPr>
        <w:t xml:space="preserve"> links and their sign. </w:t>
      </w:r>
      <w:r w:rsidDel="00000000" w:rsidR="00000000" w:rsidRPr="00000000">
        <w:rPr>
          <w:rtl w:val="0"/>
        </w:rPr>
        <w:t xml:space="preserve">Parameters were fit optimally to the topology under crossvalidation, and the error was measured as the difference between predicted and observed values of the hold-out gene and </w:t>
      </w:r>
      <w:r w:rsidDel="00000000" w:rsidR="00000000" w:rsidRPr="00000000">
        <w:rPr>
          <w:rtl w:val="0"/>
        </w:rPr>
        <w:t xml:space="preserve">samples</w:t>
      </w:r>
      <w:r w:rsidDel="00000000" w:rsidR="00000000" w:rsidRPr="00000000">
        <w:rPr>
          <w:rtl w:val="0"/>
        </w:rPr>
        <w:t xml:space="preserve">. This was done with the novel </w:t>
      </w:r>
      <w:r w:rsidDel="00000000" w:rsidR="00000000" w:rsidRPr="00000000">
        <w:rPr>
          <w:rtl w:val="0"/>
        </w:rPr>
        <w:t xml:space="preserve">BalanceFitError</w:t>
      </w:r>
      <w:r w:rsidDel="00000000" w:rsidR="00000000" w:rsidRPr="00000000">
        <w:rPr>
          <w:rtl w:val="0"/>
        </w:rPr>
        <w:t xml:space="preserve"> algorithm (Alg</w:t>
      </w:r>
      <w:r w:rsidDel="00000000" w:rsidR="00000000" w:rsidRPr="00000000">
        <w:rPr>
          <w:rtl w:val="0"/>
        </w:rPr>
        <w:t xml:space="preserve">orithm </w:t>
      </w:r>
      <w:r w:rsidDel="00000000" w:rsidR="00000000" w:rsidRPr="00000000">
        <w:rPr>
          <w:rtl w:val="0"/>
        </w:rPr>
        <w:t xml:space="preserve">1), which ensures that the error is balanced between input and output, i.e. that the error is not merely pushed from the output to the input or vice versa. </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Each inferred GRN was shuffled </w:t>
      </w:r>
      <w:r w:rsidDel="00000000" w:rsidR="00000000" w:rsidRPr="00000000">
        <w:rPr>
          <w:rtl w:val="0"/>
        </w:rPr>
        <w:t xml:space="preserve">a hundred</w:t>
      </w:r>
      <w:r w:rsidDel="00000000" w:rsidR="00000000" w:rsidRPr="00000000">
        <w:rPr>
          <w:rtl w:val="0"/>
        </w:rPr>
        <w:t xml:space="preserve"> times, and the data </w:t>
      </w:r>
      <w:r w:rsidDel="00000000" w:rsidR="00000000" w:rsidRPr="00000000">
        <w:rPr>
          <w:rtl w:val="0"/>
        </w:rPr>
        <w:t xml:space="preserve">was fit</w:t>
      </w:r>
      <w:r w:rsidDel="00000000" w:rsidR="00000000" w:rsidRPr="00000000">
        <w:rPr>
          <w:rtl w:val="0"/>
        </w:rPr>
        <w:t xml:space="preserve"> </w:t>
      </w:r>
      <w:r w:rsidDel="00000000" w:rsidR="00000000" w:rsidRPr="00000000">
        <w:rPr>
          <w:rtl w:val="0"/>
        </w:rPr>
        <w:t xml:space="preserve">the same way </w:t>
      </w:r>
      <w:r w:rsidDel="00000000" w:rsidR="00000000" w:rsidRPr="00000000">
        <w:rPr>
          <w:rtl w:val="0"/>
        </w:rPr>
        <w:t xml:space="preserve">to th</w:t>
      </w:r>
      <w:r w:rsidDel="00000000" w:rsidR="00000000" w:rsidRPr="00000000">
        <w:rPr>
          <w:rtl w:val="0"/>
        </w:rPr>
        <w:t xml:space="preserve">ese</w:t>
      </w:r>
      <w:r w:rsidDel="00000000" w:rsidR="00000000" w:rsidRPr="00000000">
        <w:rPr>
          <w:rtl w:val="0"/>
        </w:rPr>
        <w:t xml:space="preserve"> topolog</w:t>
      </w:r>
      <w:r w:rsidDel="00000000" w:rsidR="00000000" w:rsidRPr="00000000">
        <w:rPr>
          <w:rtl w:val="0"/>
        </w:rPr>
        <w:t xml:space="preserve">ies</w:t>
      </w:r>
      <w:r w:rsidDel="00000000" w:rsidR="00000000" w:rsidRPr="00000000">
        <w:rPr>
          <w:rtl w:val="0"/>
        </w:rPr>
        <w:t xml:space="preserve"> to </w:t>
      </w:r>
      <w:r w:rsidDel="00000000" w:rsidR="00000000" w:rsidRPr="00000000">
        <w:rPr>
          <w:rtl w:val="0"/>
        </w:rPr>
        <w:t xml:space="preserve">estimate </w:t>
      </w:r>
      <w:r w:rsidDel="00000000" w:rsidR="00000000" w:rsidRPr="00000000">
        <w:rPr>
          <w:rtl w:val="0"/>
        </w:rPr>
        <w:t xml:space="preserve">a null distribution of </w:t>
      </w:r>
      <w:r w:rsidDel="00000000" w:rsidR="00000000" w:rsidRPr="00000000">
        <w:rPr>
          <w:rtl w:val="0"/>
        </w:rPr>
        <w:t xml:space="preserve">expected </w:t>
      </w:r>
      <w:r w:rsidDel="00000000" w:rsidR="00000000" w:rsidRPr="00000000">
        <w:rPr>
          <w:rtl w:val="0"/>
        </w:rPr>
        <w:t xml:space="preserve">inference error. Note that since the data is fit optimally to the shuffled topologies with error minimization, this is a very difficult test of the inferred topology and for a suboptimal GRN one</w:t>
      </w:r>
      <w:r w:rsidDel="00000000" w:rsidR="00000000" w:rsidRPr="00000000">
        <w:rPr>
          <w:rtl w:val="0"/>
        </w:rPr>
        <w:t xml:space="preserve"> ma</w:t>
      </w:r>
      <w:r w:rsidDel="00000000" w:rsidR="00000000" w:rsidRPr="00000000">
        <w:rPr>
          <w:rtl w:val="0"/>
        </w:rPr>
        <w:t xml:space="preserve">y</w:t>
      </w:r>
      <w:r w:rsidDel="00000000" w:rsidR="00000000" w:rsidRPr="00000000">
        <w:rPr>
          <w:rtl w:val="0"/>
        </w:rPr>
        <w:t xml:space="preserve"> expect </w:t>
      </w:r>
      <w:r w:rsidDel="00000000" w:rsidR="00000000" w:rsidRPr="00000000">
        <w:rPr>
          <w:rtl w:val="0"/>
        </w:rPr>
        <w:t xml:space="preserve">some</w:t>
      </w:r>
      <w:r w:rsidDel="00000000" w:rsidR="00000000" w:rsidRPr="00000000">
        <w:rPr>
          <w:rtl w:val="0"/>
        </w:rPr>
        <w:t xml:space="preserve"> of its shuffled topologies to by chance have lower error.  Yet, </w:t>
      </w:r>
      <w:r w:rsidDel="00000000" w:rsidR="00000000" w:rsidRPr="00000000">
        <w:rPr>
          <w:rtl w:val="0"/>
        </w:rPr>
        <w:t xml:space="preserve">several of the </w:t>
      </w:r>
      <w:r w:rsidDel="00000000" w:rsidR="00000000" w:rsidRPr="00000000">
        <w:rPr>
          <w:rtl w:val="0"/>
        </w:rPr>
        <w:t xml:space="preserve">inferred GRNs</w:t>
      </w:r>
      <w:r w:rsidDel="00000000" w:rsidR="00000000" w:rsidRPr="00000000">
        <w:rPr>
          <w:rtl w:val="0"/>
        </w:rPr>
        <w:t xml:space="preserve"> greatly outperformed the</w:t>
      </w:r>
      <w:r w:rsidDel="00000000" w:rsidR="00000000" w:rsidRPr="00000000">
        <w:rPr>
          <w:rtl w:val="0"/>
        </w:rPr>
        <w:t xml:space="preserve">ir</w:t>
      </w:r>
      <w:r w:rsidDel="00000000" w:rsidR="00000000" w:rsidRPr="00000000">
        <w:rPr>
          <w:rtl w:val="0"/>
        </w:rPr>
        <w:t xml:space="preserve"> null model</w:t>
      </w:r>
      <w:r w:rsidDel="00000000" w:rsidR="00000000" w:rsidRPr="00000000">
        <w:rPr>
          <w:rtl w:val="0"/>
        </w:rPr>
        <w:t xml:space="preserve">, both when using the original training data</w:t>
      </w:r>
      <w:r w:rsidDel="00000000" w:rsidR="00000000" w:rsidRPr="00000000">
        <w:rPr>
          <w:rtl w:val="0"/>
        </w:rPr>
        <w:t xml:space="preserve"> (Fig.</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 and</w:t>
      </w:r>
      <w:r w:rsidDel="00000000" w:rsidR="00000000" w:rsidRPr="00000000">
        <w:rPr>
          <w:rtl w:val="0"/>
        </w:rPr>
        <w:t xml:space="preserve"> </w:t>
      </w:r>
      <w:r w:rsidDel="00000000" w:rsidR="00000000" w:rsidRPr="00000000">
        <w:rPr>
          <w:rtl w:val="0"/>
        </w:rPr>
        <w:t xml:space="preserve">independent validation data </w:t>
      </w:r>
      <w:r w:rsidDel="00000000" w:rsidR="00000000" w:rsidRPr="00000000">
        <w:rPr>
          <w:rtl w:val="0"/>
        </w:rPr>
        <w:t xml:space="preserve">of double knockdown design in the same cell line </w:t>
      </w:r>
      <w:r w:rsidDel="00000000" w:rsidR="00000000" w:rsidRPr="00000000">
        <w:rPr>
          <w:rtl w:val="0"/>
        </w:rPr>
        <w:t xml:space="preserve">(Fig. </w:t>
      </w:r>
      <w:r w:rsidDel="00000000" w:rsidR="00000000" w:rsidRPr="00000000">
        <w:rPr>
          <w:rtl w:val="0"/>
        </w:rPr>
        <w:t xml:space="preserve">S3</w:t>
      </w:r>
      <w:r w:rsidDel="00000000" w:rsidR="00000000" w:rsidRPr="00000000">
        <w:rPr>
          <w:rtl w:val="0"/>
        </w:rPr>
        <w:t xml:space="preserve">)</w:t>
      </w:r>
      <w:r w:rsidDel="00000000" w:rsidR="00000000" w:rsidRPr="00000000">
        <w:rPr>
          <w:rtl w:val="0"/>
        </w:rPr>
        <w:t xml:space="preserve">. This is shown to be a fair proxy for accuracy, which is not attainable in gold-standardless investigations such as this, in Fig S8 and S9. These figures demonstrate that when an inferred GRN outperforms its shuffled topologies, it tends to also have high prediction accuracy.  Furthermore, although not optimal for our optimized BFE analysis, </w:t>
      </w:r>
      <w:commentRangeStart w:id="9"/>
      <w:r w:rsidDel="00000000" w:rsidR="00000000" w:rsidRPr="00000000">
        <w:rPr>
          <w:rtl w:val="0"/>
        </w:rPr>
        <w:t xml:space="preserve">R</w:t>
      </w:r>
      <w:r w:rsidDel="00000000" w:rsidR="00000000" w:rsidRPr="00000000">
        <w:rPr>
          <w:vertAlign w:val="superscript"/>
          <w:rtl w:val="0"/>
        </w:rPr>
        <w:t xml:space="preserve">2</w:t>
      </w:r>
      <w:commentRangeEnd w:id="9"/>
      <w:r w:rsidDel="00000000" w:rsidR="00000000" w:rsidRPr="00000000">
        <w:commentReference w:id="9"/>
      </w:r>
      <w:r w:rsidDel="00000000" w:rsidR="00000000" w:rsidRPr="00000000">
        <w:rPr>
          <w:rtl w:val="0"/>
        </w:rPr>
        <w:t xml:space="preserve"> values are provided to give less technical, more straightforward and generalizable interpretation of our model’s prediction power (Fig S6 &amp; S7 as reinterpretations of Fig 2 and S3 respectively). All GRNs are available at </w:t>
      </w:r>
      <w:hyperlink r:id="rId42">
        <w:r w:rsidDel="00000000" w:rsidR="00000000" w:rsidRPr="00000000">
          <w:rPr>
            <w:color w:val="1155cc"/>
            <w:u w:val="single"/>
            <w:rtl w:val="0"/>
          </w:rPr>
          <w:t xml:space="preserve">https://dcolin.shinyapps.io/</w:t>
        </w:r>
      </w:hyperlink>
      <w:hyperlink r:id="rId43">
        <w:r w:rsidDel="00000000" w:rsidR="00000000" w:rsidRPr="00000000">
          <w:rPr>
            <w:color w:val="1155cc"/>
            <w:u w:val="single"/>
            <w:rtl w:val="0"/>
          </w:rPr>
          <w:t xml:space="preserve">CancerGRN/</w:t>
        </w:r>
      </w:hyperlink>
      <w:r w:rsidDel="00000000" w:rsidR="00000000" w:rsidRPr="00000000">
        <w:rPr>
          <w:rtl w:val="0"/>
        </w:rPr>
        <w:t xml:space="preserve">. </w:t>
      </w:r>
      <w:r w:rsidDel="00000000" w:rsidR="00000000" w:rsidRPr="00000000">
        <w:rPr>
          <w:rtl w:val="0"/>
        </w:rPr>
        <w:t xml:space="preserve">Five of the inferred topologies had 1000 times lower error than the median of the shuffled null model.</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most accurate</w:t>
      </w:r>
      <w:r w:rsidDel="00000000" w:rsidR="00000000" w:rsidRPr="00000000">
        <w:rPr>
          <w:rtl w:val="0"/>
        </w:rPr>
        <w:t xml:space="preserve"> GRNs were inferred by </w:t>
      </w:r>
      <w:r w:rsidDel="00000000" w:rsidR="00000000" w:rsidRPr="00000000">
        <w:rPr>
          <w:rtl w:val="0"/>
        </w:rPr>
        <w:t xml:space="preserve">Lasso</w:t>
      </w:r>
      <w:r w:rsidDel="00000000" w:rsidR="00000000" w:rsidRPr="00000000">
        <w:rPr>
          <w:rtl w:val="0"/>
        </w:rPr>
        <w:t xml:space="preserve">, in terms of </w:t>
      </w:r>
      <w:r w:rsidDel="00000000" w:rsidR="00000000" w:rsidRPr="00000000">
        <w:rPr>
          <w:rtl w:val="0"/>
        </w:rPr>
        <w:t xml:space="preserve">outperforming their null distribution</w:t>
      </w:r>
      <w:r w:rsidDel="00000000" w:rsidR="00000000" w:rsidRPr="00000000">
        <w:rPr>
          <w:rtl w:val="0"/>
        </w:rPr>
        <w:t xml:space="preserve">s</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ll but one GRN outperform</w:t>
      </w:r>
      <w:r w:rsidDel="00000000" w:rsidR="00000000" w:rsidRPr="00000000">
        <w:rPr>
          <w:rtl w:val="0"/>
        </w:rPr>
        <w:t xml:space="preserve">ed</w:t>
      </w:r>
      <w:r w:rsidDel="00000000" w:rsidR="00000000" w:rsidRPr="00000000">
        <w:rPr>
          <w:rtl w:val="0"/>
        </w:rPr>
        <w:t xml:space="preserve"> the median of their null distributions</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eight</w:t>
      </w:r>
      <w:r w:rsidDel="00000000" w:rsidR="00000000" w:rsidRPr="00000000">
        <w:rPr>
          <w:rtl w:val="0"/>
        </w:rPr>
        <w:t xml:space="preserve"> </w:t>
      </w:r>
      <w:r w:rsidDel="00000000" w:rsidR="00000000" w:rsidRPr="00000000">
        <w:rPr>
          <w:rtl w:val="0"/>
        </w:rPr>
        <w:t xml:space="preserve">of the nineteen </w:t>
      </w:r>
      <w:r w:rsidDel="00000000" w:rsidR="00000000" w:rsidRPr="00000000">
        <w:rPr>
          <w:rtl w:val="0"/>
        </w:rPr>
        <w:t xml:space="preserve">GRNs across all </w:t>
      </w:r>
      <w:r w:rsidDel="00000000" w:rsidR="00000000" w:rsidRPr="00000000">
        <w:rPr>
          <w:rtl w:val="0"/>
        </w:rPr>
        <w:t xml:space="preserve">three</w:t>
      </w:r>
      <w:r w:rsidDel="00000000" w:rsidR="00000000" w:rsidRPr="00000000">
        <w:rPr>
          <w:rtl w:val="0"/>
        </w:rPr>
        <w:t xml:space="preserve"> methods outperform</w:t>
      </w:r>
      <w:r w:rsidDel="00000000" w:rsidR="00000000" w:rsidRPr="00000000">
        <w:rPr>
          <w:rtl w:val="0"/>
        </w:rPr>
        <w:t xml:space="preserve">ed</w:t>
      </w:r>
      <w:r w:rsidDel="00000000" w:rsidR="00000000" w:rsidRPr="00000000">
        <w:rPr>
          <w:rtl w:val="0"/>
        </w:rPr>
        <w:t xml:space="preserve"> all shuffled GRNs in their respective null distribution. </w:t>
      </w:r>
      <w:r w:rsidDel="00000000" w:rsidR="00000000" w:rsidRPr="00000000">
        <w:rPr>
          <w:rtl w:val="0"/>
        </w:rPr>
      </w:r>
    </w:p>
    <w:p w:rsidR="00000000" w:rsidDel="00000000" w:rsidP="00000000" w:rsidRDefault="00000000" w:rsidRPr="00000000" w14:paraId="00000072">
      <w:pPr>
        <w:jc w:val="both"/>
        <w:rPr>
          <w:b w:val="1"/>
          <w:sz w:val="20"/>
          <w:szCs w:val="20"/>
        </w:rPr>
      </w:pPr>
      <w:r w:rsidDel="00000000" w:rsidR="00000000" w:rsidRPr="00000000">
        <w:rPr>
          <w:b w:val="1"/>
          <w:sz w:val="20"/>
          <w:szCs w:val="20"/>
        </w:rPr>
        <w:drawing>
          <wp:inline distB="114300" distT="114300" distL="114300" distR="114300">
            <wp:extent cx="5734050" cy="3104824"/>
            <wp:effectExtent b="0" l="0" r="0" t="0"/>
            <wp:docPr id="12" name="image14.png"/>
            <a:graphic>
              <a:graphicData uri="http://schemas.openxmlformats.org/drawingml/2006/picture">
                <pic:pic>
                  <pic:nvPicPr>
                    <pic:cNvPr id="0" name="image14.png"/>
                    <pic:cNvPicPr preferRelativeResize="0"/>
                  </pic:nvPicPr>
                  <pic:blipFill>
                    <a:blip r:embed="rId44"/>
                    <a:srcRect b="0" l="0" r="0" t="3254"/>
                    <a:stretch>
                      <a:fillRect/>
                    </a:stretch>
                  </pic:blipFill>
                  <pic:spPr>
                    <a:xfrm>
                      <a:off x="0" y="0"/>
                      <a:ext cx="5734050" cy="310482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b w:val="1"/>
          <w:sz w:val="20"/>
          <w:szCs w:val="20"/>
        </w:rPr>
      </w:pPr>
      <w:r w:rsidDel="00000000" w:rsidR="00000000" w:rsidRPr="00000000">
        <w:rPr>
          <w:rtl w:val="0"/>
        </w:rPr>
      </w:r>
    </w:p>
    <w:p w:rsidR="00000000" w:rsidDel="00000000" w:rsidP="00000000" w:rsidRDefault="00000000" w:rsidRPr="00000000" w14:paraId="00000074">
      <w:pPr>
        <w:jc w:val="both"/>
        <w:rPr>
          <w:b w:val="1"/>
          <w:sz w:val="20"/>
          <w:szCs w:val="20"/>
        </w:rPr>
      </w:pPr>
      <w:r w:rsidDel="00000000" w:rsidR="00000000" w:rsidRPr="00000000">
        <w:rPr>
          <w:b w:val="1"/>
          <w:sz w:val="20"/>
          <w:szCs w:val="20"/>
          <w:rtl w:val="0"/>
        </w:rPr>
        <w:t xml:space="preserve">Fig. 2.</w:t>
      </w:r>
      <w:r w:rsidDel="00000000" w:rsidR="00000000" w:rsidRPr="00000000">
        <w:rPr>
          <w:sz w:val="20"/>
          <w:szCs w:val="20"/>
          <w:rtl w:val="0"/>
        </w:rPr>
        <w:t xml:space="preserve"> </w:t>
      </w:r>
      <w:r w:rsidDel="00000000" w:rsidR="00000000" w:rsidRPr="00000000">
        <w:rPr>
          <w:sz w:val="20"/>
          <w:szCs w:val="20"/>
          <w:rtl w:val="0"/>
        </w:rPr>
        <w:t xml:space="preserve">Validation of inferred GRNs’ topologies</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Each x-axis tick mark shows the </w:t>
      </w:r>
      <w:r w:rsidDel="00000000" w:rsidR="00000000" w:rsidRPr="00000000">
        <w:rPr>
          <w:sz w:val="20"/>
          <w:szCs w:val="20"/>
          <w:rtl w:val="0"/>
        </w:rPr>
        <w:t xml:space="preserve">prediction performance in terms of the wRSS </w:t>
      </w:r>
      <w:r w:rsidDel="00000000" w:rsidR="00000000" w:rsidRPr="00000000">
        <w:rPr>
          <w:sz w:val="20"/>
          <w:szCs w:val="20"/>
          <w:rtl w:val="0"/>
        </w:rPr>
        <w:t xml:space="preserve">error of </w:t>
      </w:r>
      <w:r w:rsidDel="00000000" w:rsidR="00000000" w:rsidRPr="00000000">
        <w:rPr>
          <w:sz w:val="20"/>
          <w:szCs w:val="20"/>
          <w:rtl w:val="0"/>
        </w:rPr>
        <w:t xml:space="preserve">each</w:t>
      </w:r>
      <w:r w:rsidDel="00000000" w:rsidR="00000000" w:rsidRPr="00000000">
        <w:rPr>
          <w:sz w:val="20"/>
          <w:szCs w:val="20"/>
          <w:rtl w:val="0"/>
        </w:rPr>
        <w:t xml:space="preserve"> inferred GRN</w:t>
      </w:r>
      <w:r w:rsidDel="00000000" w:rsidR="00000000" w:rsidRPr="00000000">
        <w:rPr>
          <w:sz w:val="20"/>
          <w:szCs w:val="20"/>
          <w:rtl w:val="0"/>
        </w:rPr>
        <w:t xml:space="preserve"> </w:t>
      </w:r>
      <w:r w:rsidDel="00000000" w:rsidR="00000000" w:rsidRPr="00000000">
        <w:rPr>
          <w:sz w:val="20"/>
          <w:szCs w:val="20"/>
          <w:rtl w:val="0"/>
        </w:rPr>
        <w:t xml:space="preserve">topology (circles) fit to training data under crossvalidation, compared to its</w:t>
      </w:r>
      <w:r w:rsidDel="00000000" w:rsidR="00000000" w:rsidRPr="00000000">
        <w:rPr>
          <w:sz w:val="20"/>
          <w:szCs w:val="20"/>
          <w:rtl w:val="0"/>
        </w:rPr>
        <w:t xml:space="preserve"> shuffled topologies</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T</w:t>
      </w:r>
      <w:r w:rsidDel="00000000" w:rsidR="00000000" w:rsidRPr="00000000">
        <w:rPr>
          <w:sz w:val="20"/>
          <w:szCs w:val="20"/>
          <w:rtl w:val="0"/>
        </w:rPr>
        <w:t xml:space="preserve">he box displays the median and interquartile range, and whiskers bound points maximally extending 1.5 times this range. Beyond this, outlier points are shown.</w:t>
      </w:r>
      <w:r w:rsidDel="00000000" w:rsidR="00000000" w:rsidRPr="00000000">
        <w:rPr>
          <w:rtl w:val="0"/>
        </w:rPr>
      </w:r>
    </w:p>
    <w:p w:rsidR="00000000" w:rsidDel="00000000" w:rsidP="00000000" w:rsidRDefault="00000000" w:rsidRPr="00000000" w14:paraId="00000075">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We also applied another null model to test how well the data fits the inferred GRN. Here we shuffled the original data a hundred times and fit these datasets to the inferred GRN in order to generate a null distribution. For many inferred GRNs the error was significantly lower than the median of the null distribution, both for the original training data (Fig. 3) and </w:t>
      </w:r>
      <w:r w:rsidDel="00000000" w:rsidR="00000000" w:rsidRPr="00000000">
        <w:rPr>
          <w:rtl w:val="0"/>
        </w:rPr>
        <w:t xml:space="preserve">for independent validation data </w:t>
      </w:r>
      <w:r w:rsidDel="00000000" w:rsidR="00000000" w:rsidRPr="00000000">
        <w:rPr>
          <w:rtl w:val="0"/>
        </w:rPr>
        <w:t xml:space="preserve">as well as which are relatively well tuned to their training data (Figs. 3 and S4).</w:t>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5734050" cy="3225800"/>
            <wp:effectExtent b="0" l="0" r="0" t="0"/>
            <wp:docPr id="13"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b w:val="1"/>
          <w:sz w:val="20"/>
          <w:szCs w:val="20"/>
        </w:rPr>
      </w:pPr>
      <w:r w:rsidDel="00000000" w:rsidR="00000000" w:rsidRPr="00000000">
        <w:rPr>
          <w:b w:val="1"/>
          <w:sz w:val="20"/>
          <w:szCs w:val="20"/>
          <w:rtl w:val="0"/>
        </w:rPr>
        <w:t xml:space="preserve">Fig. 3.</w:t>
      </w:r>
      <w:r w:rsidDel="00000000" w:rsidR="00000000" w:rsidRPr="00000000">
        <w:rPr>
          <w:sz w:val="20"/>
          <w:szCs w:val="20"/>
          <w:rtl w:val="0"/>
        </w:rPr>
        <w:t xml:space="preserve"> </w:t>
      </w:r>
      <w:r w:rsidDel="00000000" w:rsidR="00000000" w:rsidRPr="00000000">
        <w:rPr>
          <w:sz w:val="20"/>
          <w:szCs w:val="20"/>
          <w:rtl w:val="0"/>
        </w:rPr>
        <w:t xml:space="preserve">Validation of the inferred GRNs’ fit to the measured data</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Each x-axis tick mark shows the prediction performance in terms of the wRSS of an inferred GRN</w:t>
      </w:r>
      <w:r w:rsidDel="00000000" w:rsidR="00000000" w:rsidRPr="00000000">
        <w:rPr>
          <w:sz w:val="20"/>
          <w:szCs w:val="20"/>
          <w:rtl w:val="0"/>
        </w:rPr>
        <w:t xml:space="preserve"> </w:t>
      </w:r>
      <w:r w:rsidDel="00000000" w:rsidR="00000000" w:rsidRPr="00000000">
        <w:rPr>
          <w:sz w:val="20"/>
          <w:szCs w:val="20"/>
          <w:rtl w:val="0"/>
        </w:rPr>
        <w:t xml:space="preserve">topology fit to training data under crossvalidation, compared to its</w:t>
      </w:r>
      <w:r w:rsidDel="00000000" w:rsidR="00000000" w:rsidRPr="00000000">
        <w:rPr>
          <w:sz w:val="20"/>
          <w:szCs w:val="20"/>
          <w:rtl w:val="0"/>
        </w:rPr>
        <w:t xml:space="preserve"> ability to fit</w:t>
      </w:r>
      <w:r w:rsidDel="00000000" w:rsidR="00000000" w:rsidRPr="00000000">
        <w:rPr>
          <w:sz w:val="20"/>
          <w:szCs w:val="20"/>
          <w:rtl w:val="0"/>
        </w:rPr>
        <w:t xml:space="preserve"> shuffled data.</w:t>
      </w:r>
      <w:r w:rsidDel="00000000" w:rsidR="00000000" w:rsidRPr="00000000">
        <w:rPr>
          <w:sz w:val="20"/>
          <w:szCs w:val="20"/>
          <w:rtl w:val="0"/>
        </w:rPr>
        <w:t xml:space="preserve"> X marks represent the inferred GRNs</w:t>
      </w:r>
      <w:r w:rsidDel="00000000" w:rsidR="00000000" w:rsidRPr="00000000">
        <w:rPr>
          <w:sz w:val="20"/>
          <w:szCs w:val="20"/>
          <w:rtl w:val="0"/>
        </w:rPr>
        <w:t xml:space="preserve">. The filled color box displays the median and interquartile range, and whiskers bound points maximally extending 1.5 times this range. Beyond this, outlier points are shown.</w:t>
      </w:r>
      <w:r w:rsidDel="00000000" w:rsidR="00000000" w:rsidRPr="00000000">
        <w:rPr>
          <w:rtl w:val="0"/>
        </w:rPr>
      </w:r>
    </w:p>
    <w:p w:rsidR="00000000" w:rsidDel="00000000" w:rsidP="00000000" w:rsidRDefault="00000000" w:rsidRPr="00000000" w14:paraId="0000007C">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The GRN</w:t>
      </w:r>
      <w:r w:rsidDel="00000000" w:rsidR="00000000" w:rsidRPr="00000000">
        <w:rPr>
          <w:rtl w:val="0"/>
        </w:rPr>
        <w:t xml:space="preserve"> that outperformed its null distribution by the largest margin was</w:t>
      </w:r>
      <w:r w:rsidDel="00000000" w:rsidR="00000000" w:rsidRPr="00000000">
        <w:rPr>
          <w:rtl w:val="0"/>
        </w:rPr>
        <w:t xml:space="preserve"> </w:t>
      </w:r>
      <w:r w:rsidDel="00000000" w:rsidR="00000000" w:rsidRPr="00000000">
        <w:rPr>
          <w:rtl w:val="0"/>
        </w:rPr>
        <w:t xml:space="preserve">Bolasso_network_L1145_M115_support97.5_1.52e-03, which we will refer to as the best GRN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with 125 links</w:t>
      </w:r>
      <w:r w:rsidDel="00000000" w:rsidR="00000000" w:rsidRPr="00000000">
        <w:rPr>
          <w:rtl w:val="0"/>
        </w:rPr>
        <w:t xml:space="preserve">, </w:t>
      </w:r>
      <w:commentRangeStart w:id="10"/>
      <w:r w:rsidDel="00000000" w:rsidR="00000000" w:rsidRPr="00000000">
        <w:rPr>
          <w:rtl w:val="0"/>
        </w:rPr>
        <w:t xml:space="preserve">including 39 self-links</w:t>
      </w:r>
      <w:commentRangeEnd w:id="10"/>
      <w:r w:rsidDel="00000000" w:rsidR="00000000" w:rsidRPr="00000000">
        <w:commentReference w:id="10"/>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between</w:t>
      </w:r>
      <w:r w:rsidDel="00000000" w:rsidR="00000000" w:rsidRPr="00000000">
        <w:rPr>
          <w:rtl w:val="0"/>
        </w:rPr>
        <w:t xml:space="preserve"> 39 </w:t>
      </w:r>
      <w:r w:rsidDel="00000000" w:rsidR="00000000" w:rsidRPr="00000000">
        <w:rPr>
          <w:rtl w:val="0"/>
        </w:rPr>
        <w:t xml:space="preserve">genes</w:t>
      </w:r>
      <w:r w:rsidDel="00000000" w:rsidR="00000000" w:rsidRPr="00000000">
        <w:rPr>
          <w:rtl w:val="0"/>
        </w:rPr>
        <w:t xml:space="preserve"> </w:t>
      </w:r>
      <w:r w:rsidDel="00000000" w:rsidR="00000000" w:rsidRPr="00000000">
        <w:rPr>
          <w:rtl w:val="0"/>
        </w:rPr>
        <w:t xml:space="preserve">(Fig. 4)</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a sparsity of </w:t>
      </w:r>
      <w:r w:rsidDel="00000000" w:rsidR="00000000" w:rsidRPr="00000000">
        <w:rPr>
          <w:rtl w:val="0"/>
        </w:rPr>
        <w:t xml:space="preserve">3.2 links/gene.</w:t>
      </w:r>
      <w:r w:rsidDel="00000000" w:rsidR="00000000" w:rsidRPr="00000000">
        <w:rPr>
          <w:rtl w:val="0"/>
        </w:rPr>
        <w:t xml:space="preserve"> </w:t>
      </w:r>
      <w:r w:rsidDel="00000000" w:rsidR="00000000" w:rsidRPr="00000000">
        <w:rPr>
          <w:rtl w:val="0"/>
        </w:rPr>
        <w:t xml:space="preserve">The full name indicates certain properties, namely that 1145 links were natively inferred before NestBoot, 115 experiments </w:t>
      </w:r>
      <w:r w:rsidDel="00000000" w:rsidR="00000000" w:rsidRPr="00000000">
        <w:rPr>
          <w:rtl w:val="0"/>
        </w:rPr>
        <w:t xml:space="preserve">we</w:t>
      </w:r>
      <w:r w:rsidDel="00000000" w:rsidR="00000000" w:rsidRPr="00000000">
        <w:rPr>
          <w:rtl w:val="0"/>
        </w:rPr>
        <w:t xml:space="preserve">re used, </w:t>
      </w:r>
      <w:r w:rsidDel="00000000" w:rsidR="00000000" w:rsidRPr="00000000">
        <w:rPr>
          <w:rtl w:val="0"/>
        </w:rPr>
        <w:t xml:space="preserve"> 97.5% bootstrap support</w:t>
      </w:r>
      <w:r w:rsidDel="00000000" w:rsidR="00000000" w:rsidRPr="00000000">
        <w:rPr>
          <w:rtl w:val="0"/>
        </w:rPr>
        <w:t xml:space="preserve"> was attained at FDR=0.05, and 1.52e-03 is the sparsity penalty parameter used</w:t>
      </w:r>
      <w:r w:rsidDel="00000000" w:rsidR="00000000" w:rsidRPr="00000000">
        <w:rPr>
          <w:rtl w:val="0"/>
        </w:rPr>
        <w:t xml:space="preserve">. In this GRN’s overlap plot (Fig. 5) one can see </w:t>
      </w:r>
      <w:r w:rsidDel="00000000" w:rsidR="00000000" w:rsidRPr="00000000">
        <w:rPr>
          <w:rtl w:val="0"/>
        </w:rPr>
        <w:t xml:space="preserve">the distributions of bootstrap values for both measured and shuffled data. The frequency of bootstrap support for measured data increases sharply at the right end above 98%, suggesting that this part of the distribution represents real and therefore highly reproducible links. In contrast, the shuffled data decreases towards support=1. The fact that some links inferred from shuffled data can attain such high bootstrap values can be attributed to the fact that the inference is done at a sparsity that yields very dense GRNs which may result in spurious links with high bootstrap support.  However, the nested bootstrap framework monitors the distribution of spurious links and takes them into account when calculating FDR. The plot shows how FDR varies for different bootstrap support cutoffs.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One can also see the level of overlap between one hundred nested bootstrap runs in Fig. 5. Each run yields a bootstrap support for every link, which can be converted to a GRN for a given cutoff. For the measured data, the overlap (Jaccard) between runs stays relatively high (0.6) all the way to links with 100% bootstrap support, indicating that the reproducibility is high. In contrast, for the shuffled data not a single link with bootstrap support above 70% overlaps with another nested run, indicating poor reproducibility despite relatively high bootstrap support.</w:t>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center"/>
        <w:rPr/>
      </w:pPr>
      <w:ins w:author="Daniel Morgan" w:id="5" w:date="2019-06-04T11:01:51Z">
        <w:r w:rsidDel="00000000" w:rsidR="00000000" w:rsidRPr="00000000">
          <w:rPr/>
          <w:drawing>
            <wp:inline distB="114300" distT="114300" distL="114300" distR="114300">
              <wp:extent cx="5734050" cy="4470400"/>
              <wp:effectExtent b="0" l="0" r="0" t="0"/>
              <wp:docPr id="1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4050" cy="4470400"/>
                      </a:xfrm>
                      <a:prstGeom prst="rect"/>
                      <a:ln/>
                    </pic:spPr>
                  </pic:pic>
                </a:graphicData>
              </a:graphic>
            </wp:inline>
          </w:drawing>
        </w:r>
      </w:ins>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b w:val="1"/>
          <w:sz w:val="20"/>
          <w:szCs w:val="20"/>
          <w:rtl w:val="0"/>
        </w:rPr>
        <w:t xml:space="preserve">Fig. 4. </w:t>
      </w:r>
      <w:r w:rsidDel="00000000" w:rsidR="00000000" w:rsidRPr="00000000">
        <w:rPr>
          <w:sz w:val="20"/>
          <w:szCs w:val="20"/>
          <w:rtl w:val="0"/>
        </w:rPr>
        <w:t xml:space="preserve">T</w:t>
      </w:r>
      <w:r w:rsidDel="00000000" w:rsidR="00000000" w:rsidRPr="00000000">
        <w:rPr>
          <w:sz w:val="20"/>
          <w:szCs w:val="20"/>
          <w:rtl w:val="0"/>
        </w:rPr>
        <w:t xml:space="preserve">h</w:t>
      </w:r>
      <w:r w:rsidDel="00000000" w:rsidR="00000000" w:rsidRPr="00000000">
        <w:rPr>
          <w:sz w:val="20"/>
          <w:szCs w:val="20"/>
          <w:rtl w:val="0"/>
        </w:rPr>
        <w:t xml:space="preserve">e overall best performing GRN</w:t>
      </w:r>
      <w:r w:rsidDel="00000000" w:rsidR="00000000" w:rsidRPr="00000000">
        <w:rPr>
          <w:sz w:val="20"/>
          <w:szCs w:val="20"/>
          <w:rtl w:val="0"/>
        </w:rPr>
        <w:t xml:space="preserve">. Each of the 125 links</w:t>
      </w:r>
      <w:r w:rsidDel="00000000" w:rsidR="00000000" w:rsidRPr="00000000">
        <w:rPr>
          <w:sz w:val="20"/>
          <w:szCs w:val="20"/>
          <w:rtl w:val="0"/>
        </w:rPr>
        <w:t xml:space="preserve"> has </w:t>
      </w:r>
      <w:r w:rsidDel="00000000" w:rsidR="00000000" w:rsidRPr="00000000">
        <w:rPr>
          <w:sz w:val="20"/>
          <w:szCs w:val="20"/>
          <w:rtl w:val="0"/>
        </w:rPr>
        <w:t xml:space="preserve">at least </w:t>
      </w:r>
      <w:r w:rsidDel="00000000" w:rsidR="00000000" w:rsidRPr="00000000">
        <w:rPr>
          <w:sz w:val="20"/>
          <w:szCs w:val="20"/>
          <w:rtl w:val="0"/>
        </w:rPr>
        <w:t xml:space="preserve">97.5% bootstrap support, and </w:t>
      </w:r>
      <w:r w:rsidDel="00000000" w:rsidR="00000000" w:rsidRPr="00000000">
        <w:rPr>
          <w:sz w:val="20"/>
          <w:szCs w:val="20"/>
          <w:rtl w:val="0"/>
        </w:rPr>
        <w:t xml:space="preserve">the</w:t>
      </w:r>
      <w:r w:rsidDel="00000000" w:rsidR="00000000" w:rsidRPr="00000000">
        <w:rPr>
          <w:sz w:val="20"/>
          <w:szCs w:val="20"/>
          <w:rtl w:val="0"/>
        </w:rPr>
        <w:t xml:space="preserve"> sparsity </w:t>
      </w:r>
      <w:r w:rsidDel="00000000" w:rsidR="00000000" w:rsidRPr="00000000">
        <w:rPr>
          <w:sz w:val="20"/>
          <w:szCs w:val="20"/>
          <w:rtl w:val="0"/>
        </w:rPr>
        <w:t xml:space="preserve">is</w:t>
      </w:r>
      <w:r w:rsidDel="00000000" w:rsidR="00000000" w:rsidRPr="00000000">
        <w:rPr>
          <w:sz w:val="20"/>
          <w:szCs w:val="20"/>
          <w:rtl w:val="0"/>
        </w:rPr>
        <w:t xml:space="preserve"> </w:t>
      </w:r>
      <w:r w:rsidDel="00000000" w:rsidR="00000000" w:rsidRPr="00000000">
        <w:rPr>
          <w:sz w:val="20"/>
          <w:szCs w:val="20"/>
          <w:rtl w:val="0"/>
        </w:rPr>
        <w:t xml:space="preserve">3.2</w:t>
      </w:r>
      <w:r w:rsidDel="00000000" w:rsidR="00000000" w:rsidRPr="00000000">
        <w:rPr>
          <w:sz w:val="20"/>
          <w:szCs w:val="20"/>
          <w:rtl w:val="0"/>
        </w:rPr>
        <w:t xml:space="preserve"> links/gene among its 39 genes. The 39 self links are not shown. The genes involved in the external validation experiment, </w:t>
      </w:r>
      <w:r w:rsidDel="00000000" w:rsidR="00000000" w:rsidRPr="00000000">
        <w:rPr>
          <w:sz w:val="20"/>
          <w:szCs w:val="20"/>
          <w:rtl w:val="0"/>
        </w:rPr>
        <w:t xml:space="preserve">BDR4</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sz w:val="20"/>
          <w:szCs w:val="20"/>
          <w:rtl w:val="0"/>
        </w:rPr>
        <w:t xml:space="preserve">CCNB1, and</w:t>
      </w:r>
      <w:r w:rsidDel="00000000" w:rsidR="00000000" w:rsidRPr="00000000">
        <w:rPr>
          <w:sz w:val="20"/>
          <w:szCs w:val="20"/>
          <w:rtl w:val="0"/>
        </w:rPr>
        <w:t xml:space="preserve"> MYC, are highlighted pink</w:t>
      </w:r>
      <w:r w:rsidDel="00000000" w:rsidR="00000000" w:rsidRPr="00000000">
        <w:rPr>
          <w:sz w:val="20"/>
          <w:szCs w:val="20"/>
          <w:rtl w:val="0"/>
        </w:rPr>
        <w:t xml:space="preserve">. </w:t>
      </w:r>
      <w:r w:rsidDel="00000000" w:rsidR="00000000" w:rsidRPr="00000000">
        <w:rPr>
          <w:sz w:val="20"/>
          <w:szCs w:val="20"/>
          <w:rtl w:val="0"/>
        </w:rPr>
        <w:t xml:space="preserve">Blue links reflect up regulation while red reflect negative down regulation. The visualization was made by the provided shiny app.</w:t>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tbl>
      <w:tblPr>
        <w:tblStyle w:val="Table3"/>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8535"/>
        <w:tblGridChange w:id="0">
          <w:tblGrid>
            <w:gridCol w:w="465"/>
            <w:gridCol w:w="8535"/>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36144" cy="3481388"/>
                  <wp:effectExtent b="0" l="0" r="0" t="0"/>
                  <wp:docPr id="7" name="image10.png"/>
                  <a:graphic>
                    <a:graphicData uri="http://schemas.openxmlformats.org/drawingml/2006/picture">
                      <pic:pic>
                        <pic:nvPicPr>
                          <pic:cNvPr id="0" name="image10.png"/>
                          <pic:cNvPicPr preferRelativeResize="0"/>
                        </pic:nvPicPr>
                        <pic:blipFill>
                          <a:blip r:embed="rId47"/>
                          <a:srcRect b="3341" l="5779" r="0" t="6426"/>
                          <a:stretch>
                            <a:fillRect/>
                          </a:stretch>
                        </pic:blipFill>
                        <pic:spPr>
                          <a:xfrm>
                            <a:off x="0" y="0"/>
                            <a:ext cx="5336144" cy="3481388"/>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B</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75207" cy="3509963"/>
                  <wp:effectExtent b="0" l="0" r="0" t="0"/>
                  <wp:docPr id="9" name="image7.png"/>
                  <a:graphic>
                    <a:graphicData uri="http://schemas.openxmlformats.org/drawingml/2006/picture">
                      <pic:pic>
                        <pic:nvPicPr>
                          <pic:cNvPr id="0" name="image7.png"/>
                          <pic:cNvPicPr preferRelativeResize="0"/>
                        </pic:nvPicPr>
                        <pic:blipFill>
                          <a:blip r:embed="rId48"/>
                          <a:srcRect b="0" l="5860" r="0" t="8064"/>
                          <a:stretch>
                            <a:fillRect/>
                          </a:stretch>
                        </pic:blipFill>
                        <pic:spPr>
                          <a:xfrm>
                            <a:off x="0" y="0"/>
                            <a:ext cx="5275207" cy="3509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A">
      <w:pPr>
        <w:jc w:val="both"/>
        <w:rPr>
          <w:sz w:val="20"/>
          <w:szCs w:val="20"/>
        </w:rPr>
      </w:pPr>
      <w:r w:rsidDel="00000000" w:rsidR="00000000" w:rsidRPr="00000000">
        <w:rPr>
          <w:b w:val="1"/>
          <w:sz w:val="20"/>
          <w:szCs w:val="20"/>
          <w:rtl w:val="0"/>
        </w:rPr>
        <w:t xml:space="preserve">Fig. 5. </w:t>
      </w:r>
      <w:r w:rsidDel="00000000" w:rsidR="00000000" w:rsidRPr="00000000">
        <w:rPr>
          <w:sz w:val="20"/>
          <w:szCs w:val="20"/>
          <w:rtl w:val="0"/>
        </w:rPr>
        <w:t xml:space="preserve">NestBoot output for the overall best performing GRN. </w:t>
      </w:r>
      <w:r w:rsidDel="00000000" w:rsidR="00000000" w:rsidRPr="00000000">
        <w:rPr>
          <w:b w:val="1"/>
          <w:sz w:val="20"/>
          <w:szCs w:val="20"/>
          <w:rtl w:val="0"/>
        </w:rPr>
        <w:t xml:space="preserve">A </w:t>
      </w:r>
      <w:r w:rsidDel="00000000" w:rsidR="00000000" w:rsidRPr="00000000">
        <w:rPr>
          <w:sz w:val="20"/>
          <w:szCs w:val="20"/>
          <w:rtl w:val="0"/>
        </w:rPr>
        <w:t xml:space="preserve">shows </w:t>
      </w:r>
      <w:r w:rsidDel="00000000" w:rsidR="00000000" w:rsidRPr="00000000">
        <w:rPr>
          <w:sz w:val="20"/>
          <w:szCs w:val="20"/>
          <w:rtl w:val="0"/>
        </w:rPr>
        <w:t xml:space="preserve">the </w:t>
      </w:r>
      <w:r w:rsidDel="00000000" w:rsidR="00000000" w:rsidRPr="00000000">
        <w:rPr>
          <w:sz w:val="20"/>
          <w:szCs w:val="20"/>
          <w:rtl w:val="0"/>
        </w:rPr>
        <w:t xml:space="preserve">entire </w:t>
      </w:r>
      <w:r w:rsidDel="00000000" w:rsidR="00000000" w:rsidRPr="00000000">
        <w:rPr>
          <w:sz w:val="20"/>
          <w:szCs w:val="20"/>
          <w:rtl w:val="0"/>
        </w:rPr>
        <w:t xml:space="preserve">bootstrap s</w:t>
      </w:r>
      <w:r w:rsidDel="00000000" w:rsidR="00000000" w:rsidRPr="00000000">
        <w:rPr>
          <w:sz w:val="20"/>
          <w:szCs w:val="20"/>
          <w:rtl w:val="0"/>
        </w:rPr>
        <w:t xml:space="preserve">upport range from 0 to 1, as well as overlap between </w:t>
      </w:r>
      <w:r w:rsidDel="00000000" w:rsidR="00000000" w:rsidRPr="00000000">
        <w:rPr>
          <w:sz w:val="20"/>
          <w:szCs w:val="20"/>
          <w:rtl w:val="0"/>
        </w:rPr>
        <w:t xml:space="preserve">all bootstrap GRNs for </w:t>
      </w:r>
      <w:r w:rsidDel="00000000" w:rsidR="00000000" w:rsidRPr="00000000">
        <w:rPr>
          <w:sz w:val="20"/>
          <w:szCs w:val="20"/>
          <w:rtl w:val="0"/>
        </w:rPr>
        <w:t xml:space="preserve">measured </w:t>
      </w:r>
      <w:r w:rsidDel="00000000" w:rsidR="00000000" w:rsidRPr="00000000">
        <w:rPr>
          <w:sz w:val="20"/>
          <w:szCs w:val="20"/>
          <w:rtl w:val="0"/>
        </w:rPr>
        <w:t xml:space="preserve">(blue) </w:t>
      </w:r>
      <w:r w:rsidDel="00000000" w:rsidR="00000000" w:rsidRPr="00000000">
        <w:rPr>
          <w:sz w:val="20"/>
          <w:szCs w:val="20"/>
          <w:rtl w:val="0"/>
        </w:rPr>
        <w:t xml:space="preserve">and shuffled </w:t>
      </w:r>
      <w:r w:rsidDel="00000000" w:rsidR="00000000" w:rsidRPr="00000000">
        <w:rPr>
          <w:sz w:val="20"/>
          <w:szCs w:val="20"/>
          <w:rtl w:val="0"/>
        </w:rPr>
        <w:t xml:space="preserve">(red) data</w:t>
      </w:r>
      <w:r w:rsidDel="00000000" w:rsidR="00000000" w:rsidRPr="00000000">
        <w:rPr>
          <w:sz w:val="20"/>
          <w:szCs w:val="20"/>
          <w:rtl w:val="0"/>
        </w:rPr>
        <w:t xml:space="preserve">. </w:t>
      </w:r>
      <w:r w:rsidDel="00000000" w:rsidR="00000000" w:rsidRPr="00000000">
        <w:rPr>
          <w:sz w:val="20"/>
          <w:szCs w:val="20"/>
          <w:rtl w:val="0"/>
        </w:rPr>
        <w:t xml:space="preserve">The FDR is estimated via a null background model based on networks inferred from shuffled data. This is done to restrict inclusion of false links by setting FDR </w:t>
      </w:r>
      <w:r w:rsidDel="00000000" w:rsidR="00000000" w:rsidRPr="00000000">
        <w:rPr>
          <w:sz w:val="20"/>
          <w:szCs w:val="20"/>
          <w:rtl w:val="0"/>
        </w:rPr>
        <w:t xml:space="preserve">e.g. </w:t>
      </w:r>
      <w:r w:rsidDel="00000000" w:rsidR="00000000" w:rsidRPr="00000000">
        <w:rPr>
          <w:sz w:val="20"/>
          <w:szCs w:val="20"/>
          <w:rtl w:val="0"/>
        </w:rPr>
        <w:t xml:space="preserve">to 5%. The dashed orange line represents the cutoff where this is reached, here at 97.5% bootstrap support. The dashed grey line shows how the FDR behaves as a function of the bootstrap support. </w:t>
      </w:r>
      <w:r w:rsidDel="00000000" w:rsidR="00000000" w:rsidRPr="00000000">
        <w:rPr>
          <w:b w:val="1"/>
          <w:sz w:val="20"/>
          <w:szCs w:val="20"/>
          <w:rtl w:val="0"/>
        </w:rPr>
        <w:t xml:space="preserve">B</w:t>
      </w:r>
      <w:r w:rsidDel="00000000" w:rsidR="00000000" w:rsidRPr="00000000">
        <w:rPr>
          <w:sz w:val="20"/>
          <w:szCs w:val="20"/>
          <w:rtl w:val="0"/>
        </w:rPr>
        <w:t xml:space="preserve"> shows the fine detail of the curves in the support levels between </w:t>
      </w:r>
      <w:r w:rsidDel="00000000" w:rsidR="00000000" w:rsidRPr="00000000">
        <w:rPr>
          <w:sz w:val="20"/>
          <w:szCs w:val="20"/>
          <w:rtl w:val="0"/>
        </w:rPr>
        <w:t xml:space="preserve">0</w:t>
      </w:r>
      <w:r w:rsidDel="00000000" w:rsidR="00000000" w:rsidRPr="00000000">
        <w:rPr>
          <w:sz w:val="20"/>
          <w:szCs w:val="20"/>
          <w:rtl w:val="0"/>
        </w:rPr>
        <w:t xml:space="preserve">.9 and 1</w:t>
      </w:r>
      <w:r w:rsidDel="00000000" w:rsidR="00000000" w:rsidRPr="00000000">
        <w:rPr>
          <w:sz w:val="20"/>
          <w:szCs w:val="20"/>
          <w:rtl w:val="0"/>
        </w:rPr>
        <w:t xml:space="preserve">. </w:t>
      </w:r>
      <w:r w:rsidDel="00000000" w:rsidR="00000000" w:rsidRPr="00000000">
        <w:rPr>
          <w:sz w:val="20"/>
          <w:szCs w:val="20"/>
          <w:rtl w:val="0"/>
        </w:rPr>
        <w:t xml:space="preserve">These visualizations were made by the provided shiny app.</w:t>
      </w:r>
    </w:p>
    <w:p w:rsidR="00000000" w:rsidDel="00000000" w:rsidP="00000000" w:rsidRDefault="00000000" w:rsidRPr="00000000" w14:paraId="0000008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pStyle w:val="Heading4"/>
        <w:jc w:val="both"/>
        <w:rPr/>
      </w:pPr>
      <w:bookmarkStart w:colFirst="0" w:colLast="0" w:name="_xfo6sr6wrnha" w:id="10"/>
      <w:bookmarkEnd w:id="10"/>
      <w:r w:rsidDel="00000000" w:rsidR="00000000" w:rsidRPr="00000000">
        <w:rPr>
          <w:rtl w:val="0"/>
        </w:rPr>
        <w:t xml:space="preserve">V</w:t>
      </w:r>
      <w:r w:rsidDel="00000000" w:rsidR="00000000" w:rsidRPr="00000000">
        <w:rPr>
          <w:rtl w:val="0"/>
        </w:rPr>
        <w:t xml:space="preserve">alidation of the best </w:t>
      </w:r>
      <w:r w:rsidDel="00000000" w:rsidR="00000000" w:rsidRPr="00000000">
        <w:rPr>
          <w:rtl w:val="0"/>
        </w:rPr>
        <w:t xml:space="preserve">GRN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Of the 125 links inferred in the top performing GRN, two novel MYC-related links were experimentally </w:t>
      </w:r>
      <w:r w:rsidDel="00000000" w:rsidR="00000000" w:rsidRPr="00000000">
        <w:rPr>
          <w:rtl w:val="0"/>
        </w:rPr>
        <w:t xml:space="preserve">validated</w:t>
      </w:r>
      <w:r w:rsidDel="00000000" w:rsidR="00000000" w:rsidRPr="00000000">
        <w:rPr>
          <w:rFonts w:ascii="Arial Unicode MS" w:cs="Arial Unicode MS" w:eastAsia="Arial Unicode MS" w:hAnsi="Arial Unicode MS"/>
          <w:rtl w:val="0"/>
        </w:rPr>
        <w:t xml:space="preserve">. The novel regulatory relationships BRD4→CCNB1 and CCNB1→MYC (Fig. 3) were examined in an independent study </w:t>
      </w:r>
      <w:hyperlink r:id="rId49">
        <w:r w:rsidDel="00000000" w:rsidR="00000000" w:rsidRPr="00000000">
          <w:rPr>
            <w:b w:val="0"/>
            <w:color w:val="000000"/>
            <w:u w:val="none"/>
            <w:rtl w:val="0"/>
          </w:rPr>
          <w:t xml:space="preserve">[23]</w:t>
        </w:r>
      </w:hyperlink>
      <w:r w:rsidDel="00000000" w:rsidR="00000000" w:rsidRPr="00000000">
        <w:rPr>
          <w:rtl w:val="0"/>
        </w:rPr>
        <w:t xml:space="preserve"> in which JQ1 was used to inhibit BRD4 in the GTML2 cell line, a mouse brain tumor cell line that overexpresses human MYCN. The inferred activation of CCNB1 by BRD4 was supported by a significant reduction of CCNB1 expression when BRD4 was inhibited, from 7.12</w:t>
      </w:r>
      <w:r w:rsidDel="00000000" w:rsidR="00000000" w:rsidRPr="00000000">
        <w:rPr>
          <w:rtl w:val="0"/>
        </w:rPr>
        <w:t xml:space="preserve"> to 7.04 </w:t>
      </w:r>
      <w:r w:rsidDel="00000000" w:rsidR="00000000" w:rsidRPr="00000000">
        <w:rPr>
          <w:rtl w:val="0"/>
        </w:rPr>
        <w:t xml:space="preserve">average log(CPM) after 6h</w:t>
      </w:r>
      <w:r w:rsidDel="00000000" w:rsidR="00000000" w:rsidRPr="00000000">
        <w:rPr>
          <w:rtl w:val="0"/>
        </w:rPr>
        <w:t xml:space="preserve"> (fig. S5)</w:t>
      </w:r>
      <w:r w:rsidDel="00000000" w:rsidR="00000000" w:rsidRPr="00000000">
        <w:rPr>
          <w:rtl w:val="0"/>
        </w:rPr>
        <w:t xml:space="preserve">. However, in order to study immediate effects of BRD4 inhibition we here performed a new analysis in which GTML2 cells were treated with JQ1 for just 2 hours. Again, CCNB1 expression was significantly reduced</w:t>
      </w:r>
      <w:r w:rsidDel="00000000" w:rsidR="00000000" w:rsidRPr="00000000">
        <w:rPr>
          <w:rtl w:val="0"/>
        </w:rPr>
        <w:t xml:space="preserve">, from 7.48 to 7.04 </w:t>
      </w:r>
      <w:r w:rsidDel="00000000" w:rsidR="00000000" w:rsidRPr="00000000">
        <w:rPr>
          <w:rtl w:val="0"/>
        </w:rPr>
        <w:t xml:space="preserve">average log(CPM). </w:t>
      </w:r>
      <w:r w:rsidDel="00000000" w:rsidR="00000000" w:rsidRPr="00000000">
        <w:rPr>
          <w:rtl w:val="0"/>
        </w:rPr>
        <w:t xml:space="preserve">Evidence for the inferred activation of MYC by CCNB1 was found by the fact that the CCNB1 expression changed from normal newborn mouse brain to adult mouse brain (from FPKM 20.3 to 0.2) which agrees with the change of MYC (from FPKM 9.2 to 0.8) </w:t>
      </w:r>
      <w:hyperlink r:id="rId50">
        <w:r w:rsidDel="00000000" w:rsidR="00000000" w:rsidRPr="00000000">
          <w:rPr>
            <w:b w:val="0"/>
            <w:color w:val="000000"/>
            <w:u w:val="none"/>
            <w:rtl w:val="0"/>
          </w:rPr>
          <w:t xml:space="preserve">[23]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These validation experiments support a novel mechanism for MYC regulation inferred in the best GRN. While it is well known that BRD4 can activate MYC in some cancer types (Wang et al., 2014, Cancer Cell 25:210–25), the best GRN presents a regulatory route that goes via CCNB1 (Cyclin B1). Bound with cyclin-dependent protein kinases, CCNB1 is involved in controlling the cell cycle at mitosis. The findings here suggest that CCNB1’s role in regulating biological processes such as proliferation and oncogenesis can proceed via the activation of MYC.</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4"/>
        <w:keepNext w:val="0"/>
        <w:keepLines w:val="0"/>
        <w:spacing w:after="0" w:before="0" w:lineRule="auto"/>
        <w:jc w:val="both"/>
        <w:rPr>
          <w:color w:val="000000"/>
          <w:sz w:val="22"/>
          <w:szCs w:val="22"/>
        </w:rPr>
      </w:pPr>
      <w:bookmarkStart w:colFirst="0" w:colLast="0" w:name="_1ykigoatjd9d" w:id="11"/>
      <w:bookmarkEnd w:id="11"/>
      <w:r w:rsidDel="00000000" w:rsidR="00000000" w:rsidRPr="00000000">
        <w:rPr>
          <w:color w:val="000000"/>
          <w:sz w:val="22"/>
          <w:szCs w:val="22"/>
          <w:rtl w:val="0"/>
        </w:rPr>
        <w:t xml:space="preserve">Another type of validation is comparison to known links in public network resources. The links in the best GRN were searched for in </w:t>
      </w:r>
      <w:r w:rsidDel="00000000" w:rsidR="00000000" w:rsidRPr="00000000">
        <w:rPr>
          <w:color w:val="000000"/>
          <w:sz w:val="22"/>
          <w:szCs w:val="22"/>
          <w:rtl w:val="0"/>
        </w:rPr>
        <w:t xml:space="preserve">the databases</w:t>
      </w:r>
      <w:r w:rsidDel="00000000" w:rsidR="00000000" w:rsidRPr="00000000">
        <w:rPr>
          <w:color w:val="000000"/>
          <w:sz w:val="22"/>
          <w:szCs w:val="22"/>
          <w:rtl w:val="0"/>
        </w:rPr>
        <w:t xml:space="preserve"> TRRUST </w:t>
      </w:r>
      <w:hyperlink r:id="rId51">
        <w:r w:rsidDel="00000000" w:rsidR="00000000" w:rsidRPr="00000000">
          <w:rPr>
            <w:b w:val="0"/>
            <w:color w:val="000000"/>
            <w:sz w:val="22"/>
            <w:szCs w:val="22"/>
            <w:u w:val="none"/>
            <w:rtl w:val="0"/>
          </w:rPr>
          <w:t xml:space="preserve">[29]</w:t>
        </w:r>
      </w:hyperlink>
      <w:r w:rsidDel="00000000" w:rsidR="00000000" w:rsidRPr="00000000">
        <w:rPr>
          <w:color w:val="000000"/>
          <w:sz w:val="22"/>
          <w:szCs w:val="22"/>
          <w:rtl w:val="0"/>
        </w:rPr>
        <w:t xml:space="preserve">, FunCoup </w:t>
      </w:r>
      <w:hyperlink r:id="rId52">
        <w:r w:rsidDel="00000000" w:rsidR="00000000" w:rsidRPr="00000000">
          <w:rPr>
            <w:b w:val="0"/>
            <w:color w:val="000000"/>
            <w:sz w:val="22"/>
            <w:szCs w:val="22"/>
            <w:u w:val="none"/>
            <w:rtl w:val="0"/>
          </w:rPr>
          <w:t xml:space="preserve">[30]</w:t>
        </w:r>
      </w:hyperlink>
      <w:r w:rsidDel="00000000" w:rsidR="00000000" w:rsidRPr="00000000">
        <w:rPr>
          <w:color w:val="000000"/>
          <w:sz w:val="22"/>
          <w:szCs w:val="22"/>
          <w:rtl w:val="0"/>
        </w:rPr>
        <w:t xml:space="preserve">, HumanNet </w:t>
      </w:r>
      <w:hyperlink r:id="rId53">
        <w:r w:rsidDel="00000000" w:rsidR="00000000" w:rsidRPr="00000000">
          <w:rPr>
            <w:b w:val="0"/>
            <w:color w:val="000000"/>
            <w:sz w:val="22"/>
            <w:szCs w:val="22"/>
            <w:u w:val="none"/>
            <w:rtl w:val="0"/>
          </w:rPr>
          <w:t xml:space="preserve">[31]</w:t>
        </w:r>
      </w:hyperlink>
      <w:r w:rsidDel="00000000" w:rsidR="00000000" w:rsidRPr="00000000">
        <w:rPr>
          <w:color w:val="000000"/>
          <w:sz w:val="22"/>
          <w:szCs w:val="22"/>
          <w:rtl w:val="0"/>
        </w:rPr>
        <w:t xml:space="preserve"> and STRING </w:t>
      </w:r>
      <w:hyperlink r:id="rId54">
        <w:r w:rsidDel="00000000" w:rsidR="00000000" w:rsidRPr="00000000">
          <w:rPr>
            <w:b w:val="0"/>
            <w:color w:val="000000"/>
            <w:sz w:val="22"/>
            <w:szCs w:val="22"/>
            <w:u w:val="none"/>
            <w:rtl w:val="0"/>
          </w:rPr>
          <w:t xml:space="preserve">[32]</w:t>
        </w:r>
      </w:hyperlink>
      <w:r w:rsidDel="00000000" w:rsidR="00000000" w:rsidRPr="00000000">
        <w:rPr>
          <w:color w:val="000000"/>
          <w:sz w:val="22"/>
          <w:szCs w:val="22"/>
          <w:rtl w:val="0"/>
        </w:rPr>
        <w:t xml:space="preserve"> as well as in </w:t>
      </w:r>
      <w:r w:rsidDel="00000000" w:rsidR="00000000" w:rsidRPr="00000000">
        <w:rPr>
          <w:color w:val="000000"/>
          <w:sz w:val="22"/>
          <w:szCs w:val="22"/>
          <w:rtl w:val="0"/>
        </w:rPr>
        <w:t xml:space="preserve">our prior network from </w:t>
      </w:r>
      <w:r w:rsidDel="00000000" w:rsidR="00000000" w:rsidRPr="00000000">
        <w:rPr>
          <w:color w:val="000000"/>
          <w:sz w:val="22"/>
          <w:szCs w:val="22"/>
          <w:rtl w:val="0"/>
        </w:rPr>
        <w:t xml:space="preserve">data mining</w:t>
      </w:r>
      <w:r w:rsidDel="00000000" w:rsidR="00000000" w:rsidRPr="00000000">
        <w:rPr>
          <w:color w:val="000000"/>
          <w:sz w:val="22"/>
          <w:szCs w:val="22"/>
          <w:rtl w:val="0"/>
        </w:rPr>
        <w:t xml:space="preserve">. </w:t>
      </w:r>
      <w:r w:rsidDel="00000000" w:rsidR="00000000" w:rsidRPr="00000000">
        <w:rPr>
          <w:color w:val="000000"/>
          <w:sz w:val="22"/>
          <w:szCs w:val="22"/>
          <w:rtl w:val="0"/>
        </w:rPr>
        <w:t xml:space="preserve">Where these reference networks contained undirected links, we compared them to an undirected version of our GRN. Many </w:t>
      </w:r>
      <w:r w:rsidDel="00000000" w:rsidR="00000000" w:rsidRPr="00000000">
        <w:rPr>
          <w:color w:val="000000"/>
          <w:sz w:val="22"/>
          <w:szCs w:val="22"/>
          <w:rtl w:val="0"/>
        </w:rPr>
        <w:t xml:space="preserve">known interactions were witnessed in</w:t>
      </w:r>
      <w:r w:rsidDel="00000000" w:rsidR="00000000" w:rsidRPr="00000000">
        <w:rPr>
          <w:color w:val="000000"/>
          <w:sz w:val="22"/>
          <w:szCs w:val="22"/>
          <w:rtl w:val="0"/>
        </w:rPr>
        <w:t xml:space="preserve"> the </w:t>
      </w:r>
      <w:r w:rsidDel="00000000" w:rsidR="00000000" w:rsidRPr="00000000">
        <w:rPr>
          <w:color w:val="000000"/>
          <w:sz w:val="22"/>
          <w:szCs w:val="22"/>
          <w:rtl w:val="0"/>
        </w:rPr>
        <w:t xml:space="preserve">best GRN</w:t>
      </w:r>
      <w:r w:rsidDel="00000000" w:rsidR="00000000" w:rsidRPr="00000000">
        <w:rPr>
          <w:color w:val="000000"/>
          <w:sz w:val="22"/>
          <w:szCs w:val="22"/>
          <w:rtl w:val="0"/>
        </w:rPr>
        <w:t xml:space="preserve">, speaking to its ability to accurately infer what is known.</w:t>
      </w:r>
      <w:r w:rsidDel="00000000" w:rsidR="00000000" w:rsidRPr="00000000">
        <w:rPr>
          <w:color w:val="000000"/>
          <w:sz w:val="22"/>
          <w:szCs w:val="22"/>
          <w:rtl w:val="0"/>
        </w:rPr>
        <w:t xml:space="preserve"> The overlap with the other GRNs was significant (p </w:t>
      </w:r>
      <w:r w:rsidDel="00000000" w:rsidR="00000000" w:rsidRPr="00000000">
        <w:rPr>
          <w:color w:val="000000"/>
          <w:sz w:val="22"/>
          <w:szCs w:val="22"/>
          <w:rtl w:val="0"/>
        </w:rPr>
        <w:t xml:space="preserve">&lt; 0.10)</w:t>
      </w:r>
      <w:r w:rsidDel="00000000" w:rsidR="00000000" w:rsidRPr="00000000">
        <w:rPr>
          <w:color w:val="000000"/>
          <w:sz w:val="22"/>
          <w:szCs w:val="22"/>
          <w:rtl w:val="0"/>
        </w:rPr>
        <w:t xml:space="preserve"> in a </w:t>
      </w:r>
      <w:r w:rsidDel="00000000" w:rsidR="00000000" w:rsidRPr="00000000">
        <w:rPr>
          <w:color w:val="000000"/>
          <w:sz w:val="22"/>
          <w:szCs w:val="22"/>
          <w:rtl w:val="0"/>
        </w:rPr>
        <w:t xml:space="preserve">hypergeometric test in all cases but one (</w:t>
      </w:r>
      <w:r w:rsidDel="00000000" w:rsidR="00000000" w:rsidRPr="00000000">
        <w:rPr>
          <w:color w:val="000000"/>
          <w:sz w:val="22"/>
          <w:szCs w:val="22"/>
          <w:rtl w:val="0"/>
        </w:rPr>
        <w:t xml:space="preserve">Table S1).</w:t>
      </w:r>
      <w:r w:rsidDel="00000000" w:rsidR="00000000" w:rsidRPr="00000000">
        <w:rPr>
          <w:rtl w:val="0"/>
        </w:rPr>
      </w:r>
    </w:p>
    <w:p w:rsidR="00000000" w:rsidDel="00000000" w:rsidP="00000000" w:rsidRDefault="00000000" w:rsidRPr="00000000" w14:paraId="00000094">
      <w:pPr>
        <w:pStyle w:val="Heading3"/>
        <w:jc w:val="both"/>
        <w:rPr/>
      </w:pPr>
      <w:bookmarkStart w:colFirst="0" w:colLast="0" w:name="_8186q8isde8t" w:id="12"/>
      <w:bookmarkEnd w:id="12"/>
      <w:r w:rsidDel="00000000" w:rsidR="00000000" w:rsidRPr="00000000">
        <w:rPr>
          <w:rtl w:val="0"/>
        </w:rPr>
        <w:t xml:space="preserve">D</w:t>
      </w:r>
      <w:r w:rsidDel="00000000" w:rsidR="00000000" w:rsidRPr="00000000">
        <w:rPr>
          <w:rtl w:val="0"/>
        </w:rPr>
        <w:t xml:space="preserve">iscussion</w:t>
      </w: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This study carries out a complete workflow for inferring reliable GRNs, from the selection of genes, experimental perturbation, data collection, and GRN inference, to validation of the inferred GRNs.  It was applied to 40 cancer-related genes whose GRN was studied in a human squamous carcinoma cell line. The collected dataset was used to infer variously sparse GRN using three inference techniques within the NestBoot framework. The predictive accuracy of the inferred GRNs was estimated using the novel BalanceFitError algorithm under crossvalidation. Almost all inferred GRNs were more predictive than expected by chance, and some were vastly more predictive. These top performing GRN were also able to predict an independent pairwise-gene perturbation validation dataset significantly better than expected by chance. The best GRN contains many known links as well as proposes many novel links, two of which were verified experimentally. </w:t>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performed g</w:t>
      </w:r>
      <w:r w:rsidDel="00000000" w:rsidR="00000000" w:rsidRPr="00000000">
        <w:rPr>
          <w:rtl w:val="0"/>
        </w:rPr>
        <w:t xml:space="preserve">ene perturbations </w:t>
      </w:r>
      <w:r w:rsidDel="00000000" w:rsidR="00000000" w:rsidRPr="00000000">
        <w:rPr>
          <w:rtl w:val="0"/>
        </w:rPr>
        <w:t xml:space="preserve">caused</w:t>
      </w:r>
      <w:r w:rsidDel="00000000" w:rsidR="00000000" w:rsidRPr="00000000">
        <w:rPr>
          <w:rtl w:val="0"/>
        </w:rPr>
        <w:t xml:space="preserve"> </w:t>
      </w:r>
      <w:r w:rsidDel="00000000" w:rsidR="00000000" w:rsidRPr="00000000">
        <w:rPr>
          <w:rtl w:val="0"/>
        </w:rPr>
        <w:t xml:space="preserve">a range of fold changes</w:t>
      </w:r>
      <w:r w:rsidDel="00000000" w:rsidR="00000000" w:rsidRPr="00000000">
        <w:rPr>
          <w:rtl w:val="0"/>
        </w:rPr>
        <w:t xml:space="preserve"> in both targeted and readout genes (Fig. S2). </w:t>
      </w:r>
      <w:r w:rsidDel="00000000" w:rsidR="00000000" w:rsidRPr="00000000">
        <w:rPr>
          <w:rtl w:val="0"/>
        </w:rPr>
        <w:t xml:space="preserve">Knockdown is advantageous for GRN inference compared to c</w:t>
      </w:r>
      <w:r w:rsidDel="00000000" w:rsidR="00000000" w:rsidRPr="00000000">
        <w:rPr>
          <w:rtl w:val="0"/>
        </w:rPr>
        <w:t xml:space="preserve">omplete inhibition through knockout, as that could alter the gene functioning within the cells to such an extent as to potentially drive the cell to any number of non-native states by activating alternative pathways to cope with the loss of the knocked out one. This would result in measurement of an altogether different cellular </w:t>
      </w:r>
      <w:r w:rsidDel="00000000" w:rsidR="00000000" w:rsidRPr="00000000">
        <w:rPr>
          <w:rtl w:val="0"/>
        </w:rPr>
        <w:t xml:space="preserve">GRN</w:t>
      </w:r>
      <w:r w:rsidDel="00000000" w:rsidR="00000000" w:rsidRPr="00000000">
        <w:rPr>
          <w:rtl w:val="0"/>
        </w:rPr>
        <w:t xml:space="preserve"> which lacks the knocked out gene. With knockdown, a gene's effect is lowered in the hope of measuring an otherwise wild-type GRN from the perspective of the single gene perturbation, across the gene </w:t>
      </w:r>
      <w:r w:rsidDel="00000000" w:rsidR="00000000" w:rsidRPr="00000000">
        <w:rPr>
          <w:rtl w:val="0"/>
        </w:rPr>
        <w:t xml:space="preserve">repertoire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The </w:t>
      </w:r>
      <w:r w:rsidDel="00000000" w:rsidR="00000000" w:rsidRPr="00000000">
        <w:rPr>
          <w:rtl w:val="0"/>
        </w:rPr>
        <w:t xml:space="preserve">knockdown efficiency of each siRNA is unknown, and varies between genes</w:t>
      </w:r>
      <w:r w:rsidDel="00000000" w:rsidR="00000000" w:rsidRPr="00000000">
        <w:rPr>
          <w:rtl w:val="0"/>
        </w:rPr>
        <w:t xml:space="preserve">.</w:t>
      </w:r>
      <w:r w:rsidDel="00000000" w:rsidR="00000000" w:rsidRPr="00000000">
        <w:rPr>
          <w:rtl w:val="0"/>
        </w:rPr>
        <w:t xml:space="preserve">  It may seem desirable to know the siRNA efficiency since this is a parameter in the perturbation </w:t>
      </w:r>
      <w:r w:rsidDel="00000000" w:rsidR="00000000" w:rsidRPr="00000000">
        <w:rPr>
          <w:rtl w:val="0"/>
        </w:rPr>
        <w:t xml:space="preserve">design matrix that is used in the mathematical modelling. However, its value</w:t>
      </w:r>
      <w:r w:rsidDel="00000000" w:rsidR="00000000" w:rsidRPr="00000000">
        <w:rPr>
          <w:rtl w:val="0"/>
        </w:rPr>
        <w:t xml:space="preserve"> does not affect the inferred  GRN’s topology, and since the topology is the main outcome of the inference, and what we compare to null, this lack of knowledge is </w:t>
      </w:r>
      <w:r w:rsidDel="00000000" w:rsidR="00000000" w:rsidRPr="00000000">
        <w:rPr>
          <w:rtl w:val="0"/>
        </w:rPr>
        <w:t xml:space="preserve">inconsequential</w:t>
      </w:r>
      <w:r w:rsidDel="00000000" w:rsidR="00000000" w:rsidRPr="00000000">
        <w:rPr>
          <w:rtl w:val="0"/>
        </w:rPr>
        <w:t xml:space="preserve">. </w:t>
      </w:r>
      <w:commentRangeStart w:id="11"/>
      <w:r w:rsidDel="00000000" w:rsidR="00000000" w:rsidRPr="00000000">
        <w:rPr>
          <w:rtl w:val="0"/>
        </w:rPr>
        <w:t xml:space="preserve">Prior information, whether literature-curated, ChIP-seq, ATAC-seq has been shown to be of value in modern GRN investigations, and may also be helpful.</w:t>
      </w:r>
      <w:commentRangeEnd w:id="11"/>
      <w:r w:rsidDel="00000000" w:rsidR="00000000" w:rsidRPr="00000000">
        <w:commentReference w:id="11"/>
      </w:r>
      <w:commentRangeStart w:id="12"/>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Despite our efforts to measure absolute mRNA levels using spiked-in RNA as qPCR reference, </w:t>
      </w:r>
      <w:r w:rsidDel="00000000" w:rsidR="00000000" w:rsidRPr="00000000">
        <w:rPr>
          <w:rtl w:val="0"/>
        </w:rPr>
        <w:t xml:space="preserve">MYC was not found to be a universal amplifier as previously claimed </w:t>
      </w:r>
      <w:hyperlink r:id="rId55">
        <w:r w:rsidDel="00000000" w:rsidR="00000000" w:rsidRPr="00000000">
          <w:rPr>
            <w:b w:val="0"/>
            <w:color w:val="000000"/>
            <w:u w:val="none"/>
            <w:rtl w:val="0"/>
          </w:rPr>
          <w:t xml:space="preserve">[20,33,34]</w:t>
        </w:r>
      </w:hyperlink>
      <w:r w:rsidDel="00000000" w:rsidR="00000000" w:rsidRPr="00000000">
        <w:rPr>
          <w:rtl w:val="0"/>
        </w:rPr>
        <w:t xml:space="preserve">. Our observation agrees with the results of </w:t>
      </w:r>
      <w:hyperlink r:id="rId56">
        <w:r w:rsidDel="00000000" w:rsidR="00000000" w:rsidRPr="00000000">
          <w:rPr>
            <w:b w:val="0"/>
            <w:color w:val="000000"/>
            <w:u w:val="none"/>
            <w:rtl w:val="0"/>
          </w:rPr>
          <w:t xml:space="preserve">[35]</w:t>
        </w:r>
      </w:hyperlink>
      <w:r w:rsidDel="00000000" w:rsidR="00000000" w:rsidRPr="00000000">
        <w:rPr>
          <w:rtl w:val="0"/>
        </w:rPr>
        <w:t xml:space="preserve">. In both their and our study, measurements were done after 72 hours. It is possible that MYC knockdown activates a response leading to rapid restoration of MYC expression, so that cells return to their original state within that time span, instead of reaching a new steady state.</w:t>
      </w:r>
      <w:r w:rsidDel="00000000" w:rsidR="00000000" w:rsidRPr="00000000">
        <w:rPr>
          <w:rtl w:val="0"/>
        </w:rPr>
        <w:t xml:space="preserve"> In our study, </w:t>
      </w:r>
      <w:del w:author="Daniel Morgan" w:id="6" w:date="2019-05-14T14:36:54Z">
        <w:r w:rsidDel="00000000" w:rsidR="00000000" w:rsidRPr="00000000">
          <w:rPr>
            <w:rtl w:val="0"/>
          </w:rPr>
          <w:delText xml:space="preserve">not even </w:delText>
        </w:r>
      </w:del>
      <w:r w:rsidDel="00000000" w:rsidR="00000000" w:rsidRPr="00000000">
        <w:rPr>
          <w:rtl w:val="0"/>
        </w:rPr>
        <w:t xml:space="preserve">the targeted MYC transcript was</w:t>
      </w:r>
      <w:ins w:author="Daniel Morgan" w:id="7" w:date="2019-05-14T14:36:59Z">
        <w:r w:rsidDel="00000000" w:rsidR="00000000" w:rsidRPr="00000000">
          <w:rPr>
            <w:rtl w:val="0"/>
          </w:rPr>
          <w:t xml:space="preserve"> not</w:t>
        </w:r>
      </w:ins>
      <w:r w:rsidDel="00000000" w:rsidR="00000000" w:rsidRPr="00000000">
        <w:rPr>
          <w:rtl w:val="0"/>
        </w:rPr>
        <w:t xml:space="preserve"> significantly repressed by the MYC siRNA. This may be caused by its unusually high turnover rate </w:t>
      </w:r>
      <w:hyperlink r:id="rId57">
        <w:r w:rsidDel="00000000" w:rsidR="00000000" w:rsidRPr="00000000">
          <w:rPr>
            <w:b w:val="0"/>
            <w:color w:val="000000"/>
            <w:u w:val="none"/>
            <w:rtl w:val="0"/>
          </w:rPr>
          <w:t xml:space="preserve">[36]</w:t>
        </w:r>
      </w:hyperlink>
      <w:r w:rsidDel="00000000" w:rsidR="00000000" w:rsidRPr="00000000">
        <w:rPr>
          <w:rtl w:val="0"/>
        </w:rPr>
        <w:t xml:space="preserve">, which can make it difficult to knock down with siRNA </w:t>
      </w:r>
      <w:hyperlink r:id="rId58">
        <w:r w:rsidDel="00000000" w:rsidR="00000000" w:rsidRPr="00000000">
          <w:rPr>
            <w:b w:val="0"/>
            <w:color w:val="000000"/>
            <w:u w:val="none"/>
            <w:rtl w:val="0"/>
          </w:rPr>
          <w:t xml:space="preserve">[37]</w:t>
        </w:r>
      </w:hyperlink>
      <w:r w:rsidDel="00000000" w:rsidR="00000000" w:rsidRPr="00000000">
        <w:rPr>
          <w:rtl w:val="0"/>
        </w:rPr>
        <w:t xml:space="preserve">.</w:t>
      </w:r>
      <w:commentRangeEnd w:id="12"/>
      <w:r w:rsidDel="00000000" w:rsidR="00000000" w:rsidRPr="00000000">
        <w:commentReference w:id="12"/>
      </w:r>
      <w:r w:rsidDel="00000000" w:rsidR="00000000" w:rsidRPr="00000000">
        <w:rPr>
          <w:rtl w:val="0"/>
        </w:rPr>
        <w:t xml:space="preserve"> </w:t>
      </w:r>
      <w:r w:rsidDel="00000000" w:rsidR="00000000" w:rsidRPr="00000000">
        <w:rPr>
          <w:rtl w:val="0"/>
        </w:rPr>
        <w:t xml:space="preserve">The same lack of observed knockdown for the target was noted for three other transcription factors: SP1, LMYC, and JUN. This seems to </w:t>
      </w:r>
      <w:r w:rsidDel="00000000" w:rsidR="00000000" w:rsidRPr="00000000">
        <w:rPr>
          <w:rtl w:val="0"/>
        </w:rPr>
        <w:t xml:space="preserve">suggest </w:t>
      </w:r>
      <w:r w:rsidDel="00000000" w:rsidR="00000000" w:rsidRPr="00000000">
        <w:rPr>
          <w:rtl w:val="0"/>
        </w:rPr>
        <w:t xml:space="preserve">a need for optimizing the experimental protocol to obtain perturbed steady state conditions when knocking down certain transcription factors.</w:t>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color w:val="666666"/>
          <w:sz w:val="24"/>
          <w:szCs w:val="24"/>
        </w:rPr>
      </w:pPr>
      <w:r w:rsidDel="00000000" w:rsidR="00000000" w:rsidRPr="00000000">
        <w:rPr>
          <w:rtl w:val="0"/>
        </w:rPr>
        <w:t xml:space="preserve">During the NestBoot procedure the sparsity of the native GRNs is varied from almost a full to almost an empty network. However, as NestBoot selects the strongest supported links only, the sparsity of the GRNs output by NestBoot does not vary much for the denser GRNs, and even less in gene makeup. We find great consistency across different sparsities in that </w:t>
      </w:r>
      <w:r w:rsidDel="00000000" w:rsidR="00000000" w:rsidRPr="00000000">
        <w:rPr>
          <w:rtl w:val="0"/>
        </w:rPr>
        <w:t xml:space="preserve">the smaller GRN is mostly a subset of the larger ones</w:t>
      </w:r>
      <w:r w:rsidDel="00000000" w:rsidR="00000000" w:rsidRPr="00000000">
        <w:rPr>
          <w:rtl w:val="0"/>
        </w:rPr>
        <w:t xml:space="preserve">. </w:t>
      </w:r>
      <w:r w:rsidDel="00000000" w:rsidR="00000000" w:rsidRPr="00000000">
        <w:rPr>
          <w:rtl w:val="0"/>
        </w:rPr>
        <w:t xml:space="preserve">This consistency among sparsities </w:t>
      </w:r>
      <w:r w:rsidDel="00000000" w:rsidR="00000000" w:rsidRPr="00000000">
        <w:rPr>
          <w:rtl w:val="0"/>
        </w:rPr>
        <w:t xml:space="preserve">add</w:t>
      </w:r>
      <w:r w:rsidDel="00000000" w:rsidR="00000000" w:rsidRPr="00000000">
        <w:rPr>
          <w:rtl w:val="0"/>
        </w:rPr>
        <w:t xml:space="preserve">s further confidence beyond the GRNs’ predictiveness relative to a null distribution of shuffled topologies</w:t>
      </w:r>
      <w:r w:rsidDel="00000000" w:rsidR="00000000" w:rsidRPr="00000000">
        <w:rPr>
          <w:rtl w:val="0"/>
        </w:rPr>
        <w:t xml:space="preserve">. Selecting the GRN with the optimal sparsity can be done in several ways. Here we followed the strategy of selecting the GRN with the best combination </w:t>
      </w:r>
      <w:commentRangeStart w:id="13"/>
      <w:commentRangeStart w:id="14"/>
      <w:r w:rsidDel="00000000" w:rsidR="00000000" w:rsidRPr="00000000">
        <w:rPr>
          <w:rtl w:val="0"/>
        </w:rPr>
        <w:t xml:space="preserve">of coverage</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and predictiveness</w:t>
      </w:r>
      <w:ins w:author="Daniel Morgan" w:id="8" w:date="2019-06-04T11:59:55Z">
        <w:r w:rsidDel="00000000" w:rsidR="00000000" w:rsidRPr="00000000">
          <w:rPr>
            <w:rtl w:val="0"/>
          </w:rPr>
          <w:t xml:space="preserve">; a keen eye will note simply for better predictiveness, Bolasso GRN of 79 links would have won out</w:t>
        </w:r>
      </w:ins>
      <w:r w:rsidDel="00000000" w:rsidR="00000000" w:rsidRPr="00000000">
        <w:rPr>
          <w:rtl w:val="0"/>
        </w:rPr>
        <w:t xml:space="preserve">. </w:t>
      </w:r>
      <w:r w:rsidDel="00000000" w:rsidR="00000000" w:rsidRPr="00000000">
        <w:rPr>
          <w:rtl w:val="0"/>
        </w:rPr>
        <w:t xml:space="preserve">For practical purposes, a GRN may also be</w:t>
      </w:r>
      <w:r w:rsidDel="00000000" w:rsidR="00000000" w:rsidRPr="00000000">
        <w:rPr>
          <w:rtl w:val="0"/>
        </w:rPr>
        <w:t xml:space="preserve"> selected </w:t>
      </w:r>
      <w:r w:rsidDel="00000000" w:rsidR="00000000" w:rsidRPr="00000000">
        <w:rPr>
          <w:rtl w:val="0"/>
        </w:rPr>
        <w:t xml:space="preserve">based on </w:t>
      </w:r>
      <w:r w:rsidDel="00000000" w:rsidR="00000000" w:rsidRPr="00000000">
        <w:rPr>
          <w:rtl w:val="0"/>
        </w:rPr>
        <w:t xml:space="preserve">the </w:t>
      </w:r>
      <w:r w:rsidDel="00000000" w:rsidR="00000000" w:rsidRPr="00000000">
        <w:rPr>
          <w:rtl w:val="0"/>
        </w:rPr>
        <w:t xml:space="preserve">biological rational</w:t>
      </w:r>
      <w:r w:rsidDel="00000000" w:rsidR="00000000" w:rsidRPr="00000000">
        <w:rPr>
          <w:rtl w:val="0"/>
        </w:rPr>
        <w:t xml:space="preserve">e</w:t>
      </w:r>
      <w:r w:rsidDel="00000000" w:rsidR="00000000" w:rsidRPr="00000000">
        <w:rPr>
          <w:rtl w:val="0"/>
        </w:rPr>
        <w:t xml:space="preserve"> that natural systems </w:t>
      </w:r>
      <w:r w:rsidDel="00000000" w:rsidR="00000000" w:rsidRPr="00000000">
        <w:rPr>
          <w:rtl w:val="0"/>
        </w:rPr>
        <w:t xml:space="preserve">usually </w:t>
      </w:r>
      <w:r w:rsidDel="00000000" w:rsidR="00000000" w:rsidRPr="00000000">
        <w:rPr>
          <w:rtl w:val="0"/>
        </w:rPr>
        <w:t xml:space="preserve">contain</w:t>
      </w:r>
      <w:r w:rsidDel="00000000" w:rsidR="00000000" w:rsidRPr="00000000">
        <w:rPr>
          <w:rtl w:val="0"/>
        </w:rPr>
        <w:t xml:space="preserve"> </w:t>
      </w:r>
      <w:r w:rsidDel="00000000" w:rsidR="00000000" w:rsidRPr="00000000">
        <w:rPr>
          <w:rtl w:val="0"/>
        </w:rPr>
        <w:t xml:space="preserve">3-5 links per gene</w:t>
      </w:r>
      <w:hyperlink r:id="rId59">
        <w:r w:rsidDel="00000000" w:rsidR="00000000" w:rsidRPr="00000000">
          <w:rPr>
            <w:b w:val="0"/>
            <w:color w:val="000000"/>
            <w:u w:val="none"/>
            <w:rtl w:val="0"/>
          </w:rPr>
          <w:t xml:space="preserve">[8]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In this study we face the problem of how to measure accuracy in the absence of a true network. Lacking such a gold standard it is impossible to assign true and false links. Instead, we approached accuracy by measuring error in predicted link weights, and compared this to a null distribution of errors from GRNs with the same topology but shuffled links. S</w:t>
      </w:r>
      <w:r w:rsidDel="00000000" w:rsidR="00000000" w:rsidRPr="00000000">
        <w:rPr>
          <w:rtl w:val="0"/>
        </w:rPr>
        <w:t xml:space="preserve">ince an inference returns link </w:t>
      </w:r>
      <w:r w:rsidDel="00000000" w:rsidR="00000000" w:rsidRPr="00000000">
        <w:rPr>
          <w:rtl w:val="0"/>
        </w:rPr>
        <w:t xml:space="preserve">weights, it is </w:t>
      </w:r>
      <w:r w:rsidDel="00000000" w:rsidR="00000000" w:rsidRPr="00000000">
        <w:rPr>
          <w:rtl w:val="0"/>
        </w:rPr>
        <w:t xml:space="preserve">c</w:t>
      </w:r>
      <w:r w:rsidDel="00000000" w:rsidR="00000000" w:rsidRPr="00000000">
        <w:rPr>
          <w:rtl w:val="0"/>
        </w:rPr>
        <w:t xml:space="preserve">rucial to fit each shuffled-link GRN to the data to give it reasonable weight estimates. To make the comparison fair, both the inferred GRN and the shuffled-link GRNs are refit to the data. By employing leave out crossvalidation to estimate the error between predicted and observed link weight, we can assess the accuracy of GRN. The exact same procedure can then be applied to other data, such as the independent validation dataset. With enough repeated shuffled-link GRNs to produce a sufficient null distribution, this results in an unbiased estimate of how predictive a given GRN is compared to what is expected, despite lacking a known gold standard network.</w:t>
      </w:r>
      <w:ins w:author="Daniel Morgan" w:id="9" w:date="2019-05-29T09:07:12Z">
        <w:commentRangeStart w:id="15"/>
        <w:r w:rsidDel="00000000" w:rsidR="00000000" w:rsidRPr="00000000">
          <w:rPr>
            <w:rtl w:val="0"/>
          </w:rPr>
          <w:t xml:space="preserve"> Benchmarking shows this procedure to trend with increasing MCC around the desired sparsity rather suddenly, calling to </w:t>
        </w:r>
      </w:ins>
      <w:ins w:author="Daniel Morgan" w:id="10" w:date="2019-06-04T11:06:01Z">
        <w:commentRangeEnd w:id="15"/>
        <w:r w:rsidDel="00000000" w:rsidR="00000000" w:rsidRPr="00000000">
          <w:commentReference w:id="15"/>
        </w:r>
        <w:r w:rsidDel="00000000" w:rsidR="00000000" w:rsidRPr="00000000">
          <w:rPr>
            <w:rtl w:val="0"/>
          </w:rPr>
          <w:t xml:space="preserve">mind a sweet spot </w:t>
        </w:r>
      </w:ins>
      <w:ins w:author="Daniel Morgan" w:id="9" w:date="2019-05-29T09:07:12Z">
        <w:del w:author="Daniel Morgan" w:id="10" w:date="2019-06-04T11:06:01Z">
          <w:r w:rsidDel="00000000" w:rsidR="00000000" w:rsidRPr="00000000">
            <w:rPr>
              <w:rtl w:val="0"/>
            </w:rPr>
            <w:delText xml:space="preserve">mind how the linkwise addition</w:delText>
          </w:r>
        </w:del>
        <w:r w:rsidDel="00000000" w:rsidR="00000000" w:rsidRPr="00000000">
          <w:rPr>
            <w:rtl w:val="0"/>
          </w:rPr>
          <w:t xml:space="preserve"> </w:t>
        </w:r>
      </w:ins>
      <w:ins w:author="Daniel Morgan" w:id="11" w:date="2019-06-04T11:06:26Z">
        <w:r w:rsidDel="00000000" w:rsidR="00000000" w:rsidRPr="00000000">
          <w:rPr>
            <w:rtl w:val="0"/>
          </w:rPr>
          <w:t xml:space="preserve">whereby the BFE </w:t>
        </w:r>
      </w:ins>
      <w:ins w:author="Daniel Morgan" w:id="9" w:date="2019-05-29T09:07:12Z">
        <w:r w:rsidDel="00000000" w:rsidR="00000000" w:rsidRPr="00000000">
          <w:rPr>
            <w:rtl w:val="0"/>
          </w:rPr>
          <w:t xml:space="preserve">process gradually</w:t>
        </w:r>
        <w:del w:author="Daniel Morgan" w:id="12" w:date="2019-06-04T11:06:34Z">
          <w:r w:rsidDel="00000000" w:rsidR="00000000" w:rsidRPr="00000000">
            <w:rPr>
              <w:rtl w:val="0"/>
            </w:rPr>
            <w:delText xml:space="preserve"> brings about a scale-free network at a certain point quite all of the sudden</w:delText>
          </w:r>
        </w:del>
      </w:ins>
      <w:ins w:author="Daniel Morgan" w:id="12" w:date="2019-06-04T11:06:34Z">
        <w:r w:rsidDel="00000000" w:rsidR="00000000" w:rsidRPr="00000000">
          <w:rPr>
            <w:rtl w:val="0"/>
          </w:rPr>
          <w:t xml:space="preserve"> hones in</w:t>
        </w:r>
      </w:ins>
      <w:ins w:author="Daniel Morgan" w:id="9" w:date="2019-05-29T09:07:12Z">
        <w:r w:rsidDel="00000000" w:rsidR="00000000" w:rsidRPr="00000000">
          <w:rPr>
            <w:rtl w:val="0"/>
          </w:rPr>
          <w:t xml:space="preserve">. We hypothesize the shuffled distribution component of the higher sparsity benchmark behaves this way due to their containing high link count and so the shuffling process has greater ability to discover truth by chance.</w:t>
        </w:r>
      </w:ins>
      <w:r w:rsidDel="00000000" w:rsidR="00000000" w:rsidRPr="00000000">
        <w:rPr>
          <w:rtl w:val="0"/>
        </w:rPr>
      </w:r>
    </w:p>
    <w:p w:rsidR="00000000" w:rsidDel="00000000" w:rsidP="00000000" w:rsidRDefault="00000000" w:rsidRPr="00000000" w14:paraId="0000009F">
      <w:pPr>
        <w:pStyle w:val="Heading3"/>
        <w:jc w:val="both"/>
        <w:rPr/>
      </w:pPr>
      <w:bookmarkStart w:colFirst="0" w:colLast="0" w:name="_snzqsvt3po69" w:id="13"/>
      <w:bookmarkEnd w:id="13"/>
      <w:r w:rsidDel="00000000" w:rsidR="00000000" w:rsidRPr="00000000">
        <w:rPr>
          <w:rtl w:val="0"/>
        </w:rPr>
      </w:r>
    </w:p>
    <w:p w:rsidR="00000000" w:rsidDel="00000000" w:rsidP="00000000" w:rsidRDefault="00000000" w:rsidRPr="00000000" w14:paraId="000000A0">
      <w:pPr>
        <w:pStyle w:val="Heading3"/>
        <w:jc w:val="both"/>
        <w:rPr/>
      </w:pPr>
      <w:bookmarkStart w:colFirst="0" w:colLast="0" w:name="_snzqsvt3po69" w:id="13"/>
      <w:bookmarkEnd w:id="13"/>
      <w:r w:rsidDel="00000000" w:rsidR="00000000" w:rsidRPr="00000000">
        <w:rPr>
          <w:rtl w:val="0"/>
        </w:rPr>
        <w:t xml:space="preserve">References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60">
        <w:r w:rsidDel="00000000" w:rsidR="00000000" w:rsidRPr="00000000">
          <w:rPr>
            <w:b w:val="0"/>
            <w:i w:val="0"/>
            <w:color w:val="000000"/>
            <w:sz w:val="22"/>
            <w:szCs w:val="22"/>
            <w:u w:val="none"/>
            <w:rtl w:val="0"/>
          </w:rPr>
          <w:t xml:space="preserve">Shulman LP. Analysis of microarray experiments of gene expression profiling. Yearbook of Obstetrics, Gynecology and Women’s Health. 2007;2007: 58–59.</w:t>
        </w:r>
      </w:hyperlink>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61">
        <w:r w:rsidDel="00000000" w:rsidR="00000000" w:rsidRPr="00000000">
          <w:rPr>
            <w:b w:val="0"/>
            <w:i w:val="0"/>
            <w:color w:val="000000"/>
            <w:sz w:val="22"/>
            <w:szCs w:val="22"/>
            <w:u w:val="none"/>
            <w:rtl w:val="0"/>
          </w:rPr>
          <w:t xml:space="preserve">Haury A-C, Mordelet F, Vera-Licona P, Vert J-P. TIGRESS: Trustful Inference of Gene REgulation using Stability Selection. BMC Syst Biol. 2012;6: 145.</w:t>
        </w:r>
      </w:hyperlink>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2">
        <w:r w:rsidDel="00000000" w:rsidR="00000000" w:rsidRPr="00000000">
          <w:rPr>
            <w:b w:val="0"/>
            <w:i w:val="0"/>
            <w:color w:val="000000"/>
            <w:sz w:val="22"/>
            <w:szCs w:val="22"/>
            <w:u w:val="none"/>
            <w:rtl w:val="0"/>
          </w:rPr>
          <w:t xml:space="preserve">Mordelet F, Vert J-P. SIRENE: supervised inference of regulatory networks. Bioinformatics. 2008;24: i76–82.</w:t>
        </w:r>
      </w:hyperlink>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3">
        <w:r w:rsidDel="00000000" w:rsidR="00000000" w:rsidRPr="00000000">
          <w:rPr>
            <w:b w:val="0"/>
            <w:i w:val="0"/>
            <w:color w:val="000000"/>
            <w:sz w:val="22"/>
            <w:szCs w:val="22"/>
            <w:u w:val="none"/>
            <w:rtl w:val="0"/>
          </w:rPr>
          <w:t xml:space="preserve">Guo S, Jiang Q, Chen L, Guo D. Gene regulatory network inference using PLS-based methods. BMC Bioinformatics. 2016;17: 545.</w:t>
        </w:r>
      </w:hyperlink>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4">
        <w:r w:rsidDel="00000000" w:rsidR="00000000" w:rsidRPr="00000000">
          <w:rPr>
            <w:b w:val="0"/>
            <w:i w:val="0"/>
            <w:color w:val="000000"/>
            <w:sz w:val="22"/>
            <w:szCs w:val="22"/>
            <w:u w:val="none"/>
            <w:rtl w:val="0"/>
          </w:rPr>
          <w:t xml:space="preserve">Tegnér J, Björkegren J. Perturbations to uncover gene networks. Trends in Genetics. 2007;23: 34–41.</w:t>
        </w:r>
      </w:hyperlink>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65">
        <w:r w:rsidDel="00000000" w:rsidR="00000000" w:rsidRPr="00000000">
          <w:rPr>
            <w:b w:val="0"/>
            <w:i w:val="0"/>
            <w:color w:val="000000"/>
            <w:sz w:val="22"/>
            <w:szCs w:val="22"/>
            <w:u w:val="none"/>
            <w:rtl w:val="0"/>
          </w:rPr>
          <w:t xml:space="preserve">Carro MS, Lim WK, Alvarez MJ, Bollo RJ, Zhao X, Snyder EY, et al. The transcriptional network for mesenchymal transformation of brain tumours. Nature. 2010;463: 318–325.</w:t>
        </w:r>
      </w:hyperlink>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66">
        <w:r w:rsidDel="00000000" w:rsidR="00000000" w:rsidRPr="00000000">
          <w:rPr>
            <w:b w:val="0"/>
            <w:i w:val="0"/>
            <w:color w:val="000000"/>
            <w:sz w:val="22"/>
            <w:szCs w:val="22"/>
            <w:u w:val="none"/>
            <w:rtl w:val="0"/>
          </w:rPr>
          <w:t xml:space="preserve">Olsen C, Fleming K, Prendergast N, Rubio R, Emmert-Streib F, Bontempi G, et al. Inference and validation of predictive gene networks from biomedical literature and gene expression data. Genomics. 2014;103: 329–336.</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67">
        <w:r w:rsidDel="00000000" w:rsidR="00000000" w:rsidRPr="00000000">
          <w:rPr>
            <w:b w:val="0"/>
            <w:i w:val="0"/>
            <w:color w:val="000000"/>
            <w:sz w:val="22"/>
            <w:szCs w:val="22"/>
            <w:u w:val="none"/>
            <w:rtl w:val="0"/>
          </w:rPr>
          <w:t xml:space="preserve">Marbach D, Costello JC, Küffner R, Vega NM, Prill RJ, Camacho DM, et al. Wisdom of crowds for robust gene network inference. Nat Methods. 2012;9: 796–804.</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68">
        <w:r w:rsidDel="00000000" w:rsidR="00000000" w:rsidRPr="00000000">
          <w:rPr>
            <w:b w:val="0"/>
            <w:i w:val="0"/>
            <w:color w:val="000000"/>
            <w:sz w:val="22"/>
            <w:szCs w:val="22"/>
            <w:u w:val="none"/>
            <w:rtl w:val="0"/>
          </w:rPr>
          <w:t xml:space="preserve">Castro DM, de Veaux NR, Miraldi ER, Bonneau R. Multi-study inference of regulatory networks for more accurate models of gene regulation. PLoS Comput Biol. 2019;15: e1006591.</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69">
        <w:r w:rsidDel="00000000" w:rsidR="00000000" w:rsidRPr="00000000">
          <w:rPr>
            <w:b w:val="0"/>
            <w:i w:val="0"/>
            <w:color w:val="000000"/>
            <w:sz w:val="22"/>
            <w:szCs w:val="22"/>
            <w:u w:val="none"/>
            <w:rtl w:val="0"/>
          </w:rPr>
          <w:t xml:space="preserve">Schaffter T, Marbach D, Floreano D. GeneNetWeaver: in silico benchmark generation and performance profiling of network inference methods. Bioinformatics. 2011;27: 2263–2270.</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70">
        <w:r w:rsidDel="00000000" w:rsidR="00000000" w:rsidRPr="00000000">
          <w:rPr>
            <w:b w:val="0"/>
            <w:i w:val="0"/>
            <w:color w:val="000000"/>
            <w:sz w:val="22"/>
            <w:szCs w:val="22"/>
            <w:u w:val="none"/>
            <w:rtl w:val="0"/>
          </w:rPr>
          <w:t xml:space="preserve">Morgan D, Tjärnberg A, Nordling TEM, Sonnhammer ELL. A Generalized Framework for Controlling FDR in Gene Regulatory Network Inference. Bioinformatics. 2018; doi:</w:t>
        </w:r>
      </w:hyperlink>
      <w:hyperlink r:id="rId71">
        <w:r w:rsidDel="00000000" w:rsidR="00000000" w:rsidRPr="00000000">
          <w:rPr>
            <w:b w:val="0"/>
            <w:i w:val="0"/>
            <w:color w:val="000000"/>
            <w:sz w:val="22"/>
            <w:szCs w:val="22"/>
            <w:u w:val="none"/>
            <w:rtl w:val="0"/>
          </w:rPr>
          <w:t xml:space="preserve">10.1093/bioinformatics/bty764</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72">
        <w:r w:rsidDel="00000000" w:rsidR="00000000" w:rsidRPr="00000000">
          <w:rPr>
            <w:b w:val="0"/>
            <w:i w:val="0"/>
            <w:color w:val="000000"/>
            <w:sz w:val="22"/>
            <w:szCs w:val="22"/>
            <w:u w:val="none"/>
            <w:rtl w:val="0"/>
          </w:rPr>
          <w:t xml:space="preserve">Gardner TS, di Bernardo D, Lorenz D, Collins JJ. Inferring genetic networks and identifying compound mode of action via expression profiling. Science. 2003;301: 102–105.</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73">
        <w:r w:rsidDel="00000000" w:rsidR="00000000" w:rsidRPr="00000000">
          <w:rPr>
            <w:b w:val="0"/>
            <w:i w:val="0"/>
            <w:color w:val="000000"/>
            <w:sz w:val="22"/>
            <w:szCs w:val="22"/>
            <w:u w:val="none"/>
            <w:rtl w:val="0"/>
          </w:rPr>
          <w:t xml:space="preserve">Bonneau R, Reiss DJ, Shannon P, Facciotti M, Hood L, Baliga NS, et al. The Inferelator: an algorithm for learning parsimonious regulatory networks from systems-biology data sets de novo. Genome Biol. 2006;7: R36.</w:t>
        </w:r>
      </w:hyperlink>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74">
        <w:r w:rsidDel="00000000" w:rsidR="00000000" w:rsidRPr="00000000">
          <w:rPr>
            <w:b w:val="0"/>
            <w:i w:val="0"/>
            <w:color w:val="000000"/>
            <w:sz w:val="22"/>
            <w:szCs w:val="22"/>
            <w:u w:val="none"/>
            <w:rtl w:val="0"/>
          </w:rPr>
          <w:t xml:space="preserve">Tjärnberg A, Nordling TEM, Studham M, Nelander S, Sonnhammer ELL. Avoiding pitfalls in L1-regularised inference of gene networks. Mol Biosyst. 2015;11: 287–296.</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75">
        <w:r w:rsidDel="00000000" w:rsidR="00000000" w:rsidRPr="00000000">
          <w:rPr>
            <w:b w:val="0"/>
            <w:i w:val="0"/>
            <w:color w:val="000000"/>
            <w:sz w:val="22"/>
            <w:szCs w:val="22"/>
            <w:u w:val="none"/>
            <w:rtl w:val="0"/>
          </w:rPr>
          <w:t xml:space="preserve">Tjärnberg A, Morgan DC, Studham M, Nordling TEM, Sonnhammer ELL. GeneSPIDER - gene regulatory network inference benchmarking with controlled network and data properties. Mol Biosyst. 2017;13: 1304–1312.</w:t>
        </w:r>
      </w:hyperlink>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76">
        <w:r w:rsidDel="00000000" w:rsidR="00000000" w:rsidRPr="00000000">
          <w:rPr>
            <w:b w:val="0"/>
            <w:i w:val="0"/>
            <w:color w:val="000000"/>
            <w:sz w:val="22"/>
            <w:szCs w:val="22"/>
            <w:u w:val="none"/>
            <w:rtl w:val="0"/>
          </w:rPr>
          <w:t xml:space="preserve">Gobbi A, Iorio F, Dawson KJ, Wedge DC, Tamborero D, Alexandrov LB, et al. Fast randomization of large genomic datasets while preserving alteration counts. Bioinformatics. 2014;30: i617–23.</w:t>
        </w:r>
      </w:hyperlink>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77">
        <w:r w:rsidDel="00000000" w:rsidR="00000000" w:rsidRPr="00000000">
          <w:rPr>
            <w:b w:val="0"/>
            <w:i w:val="0"/>
            <w:color w:val="000000"/>
            <w:sz w:val="22"/>
            <w:szCs w:val="22"/>
            <w:u w:val="none"/>
            <w:rtl w:val="0"/>
          </w:rPr>
          <w:t xml:space="preserve">Hsieh AL, Walton ZE, Altman BJ, Stine ZE, Dang CV. MYC and metabolism on the path to cancer. Semin Cell Dev Biol. 2015;43: 11–21.</w:t>
        </w:r>
      </w:hyperlink>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78">
        <w:r w:rsidDel="00000000" w:rsidR="00000000" w:rsidRPr="00000000">
          <w:rPr>
            <w:b w:val="0"/>
            <w:i w:val="0"/>
            <w:color w:val="000000"/>
            <w:sz w:val="22"/>
            <w:szCs w:val="22"/>
            <w:u w:val="none"/>
            <w:rtl w:val="0"/>
          </w:rPr>
          <w:t xml:space="preserve">Ambion RNA-Seq Library Construction Kit [Internet]. ThermoFisher; 01/2017. Available: </w:t>
        </w:r>
      </w:hyperlink>
      <w:hyperlink r:id="rId79">
        <w:r w:rsidDel="00000000" w:rsidR="00000000" w:rsidRPr="00000000">
          <w:rPr>
            <w:b w:val="0"/>
            <w:i w:val="0"/>
            <w:color w:val="000000"/>
            <w:sz w:val="22"/>
            <w:szCs w:val="22"/>
            <w:u w:val="none"/>
            <w:rtl w:val="0"/>
          </w:rPr>
          <w:t xml:space="preserve">http://tools.thermofisher.com/content/sfs/manuals/4452440C.pdf</w:t>
        </w:r>
      </w:hyperlink>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80">
        <w:r w:rsidDel="00000000" w:rsidR="00000000" w:rsidRPr="00000000">
          <w:rPr>
            <w:b w:val="0"/>
            <w:i w:val="0"/>
            <w:color w:val="000000"/>
            <w:sz w:val="22"/>
            <w:szCs w:val="22"/>
            <w:u w:val="none"/>
            <w:rtl w:val="0"/>
          </w:rPr>
          <w:t xml:space="preserve">CelluLyser </w:t>
        </w:r>
      </w:hyperlink>
      <w:hyperlink r:id="rId81">
        <w:r w:rsidDel="00000000" w:rsidR="00000000" w:rsidRPr="00000000">
          <w:rPr>
            <w:b w:val="0"/>
            <w:i w:val="0"/>
            <w:color w:val="000000"/>
            <w:sz w:val="22"/>
            <w:szCs w:val="22"/>
            <w:u w:val="none"/>
            <w:vertAlign w:val="superscript"/>
            <w:rtl w:val="0"/>
          </w:rPr>
          <w:t xml:space="preserve">TM</w:t>
        </w:r>
      </w:hyperlink>
      <w:hyperlink r:id="rId82">
        <w:r w:rsidDel="00000000" w:rsidR="00000000" w:rsidRPr="00000000">
          <w:rPr>
            <w:b w:val="0"/>
            <w:i w:val="0"/>
            <w:color w:val="000000"/>
            <w:sz w:val="22"/>
            <w:szCs w:val="22"/>
            <w:u w:val="none"/>
            <w:rtl w:val="0"/>
          </w:rPr>
          <w:t xml:space="preserve"> Lysis and cDNA Synthesis Kit [Internet]. TATTA; 10/2012. Available: </w:t>
        </w:r>
      </w:hyperlink>
      <w:hyperlink r:id="rId83">
        <w:r w:rsidDel="00000000" w:rsidR="00000000" w:rsidRPr="00000000">
          <w:rPr>
            <w:b w:val="0"/>
            <w:i w:val="0"/>
            <w:color w:val="000000"/>
            <w:sz w:val="22"/>
            <w:szCs w:val="22"/>
            <w:u w:val="none"/>
            <w:rtl w:val="0"/>
          </w:rPr>
          <w:t xml:space="preserve">http://www.tataa.com/wp-content/uploads/2012/10/prodblad_v03_tataa-CelluLyser.pdf</w:t>
        </w:r>
      </w:hyperlink>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84">
        <w:r w:rsidDel="00000000" w:rsidR="00000000" w:rsidRPr="00000000">
          <w:rPr>
            <w:b w:val="0"/>
            <w:i w:val="0"/>
            <w:color w:val="000000"/>
            <w:sz w:val="22"/>
            <w:szCs w:val="22"/>
            <w:u w:val="none"/>
            <w:rtl w:val="0"/>
          </w:rPr>
          <w:t xml:space="preserve">Lovén J, Orlando DA, Sigova AA, Lin CY, Rahl PB, Burge CB, et al. Revisiting global gene expression analysis. Cell. 2012;151: 476–482.</w:t>
        </w:r>
      </w:hyperlink>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85">
        <w:r w:rsidDel="00000000" w:rsidR="00000000" w:rsidRPr="00000000">
          <w:rPr>
            <w:b w:val="0"/>
            <w:i w:val="0"/>
            <w:color w:val="000000"/>
            <w:sz w:val="22"/>
            <w:szCs w:val="22"/>
            <w:u w:val="none"/>
            <w:rtl w:val="0"/>
          </w:rPr>
          <w:t xml:space="preserve">Biocenter T. TATAA Universal RNA Spike I [Internet]. 2017 Oct. Available: </w:t>
        </w:r>
      </w:hyperlink>
      <w:hyperlink r:id="rId86">
        <w:r w:rsidDel="00000000" w:rsidR="00000000" w:rsidRPr="00000000">
          <w:rPr>
            <w:b w:val="0"/>
            <w:i w:val="0"/>
            <w:color w:val="000000"/>
            <w:sz w:val="22"/>
            <w:szCs w:val="22"/>
            <w:u w:val="none"/>
            <w:rtl w:val="0"/>
          </w:rPr>
          <w:t xml:space="preserve">https://webshop.tataa.com/dokument/Manual_TATAA%20Universal%20RNA%20Spike%20I%20SYBR-%20Probe_v1.3.pdf</w:t>
        </w:r>
      </w:hyperlink>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87">
        <w:r w:rsidDel="00000000" w:rsidR="00000000" w:rsidRPr="00000000">
          <w:rPr>
            <w:b w:val="0"/>
            <w:i w:val="0"/>
            <w:color w:val="000000"/>
            <w:sz w:val="22"/>
            <w:szCs w:val="22"/>
            <w:u w:val="none"/>
            <w:rtl w:val="0"/>
          </w:rPr>
          <w:t xml:space="preserve">Jitao David Zhang, Rudolf Biczok, and Markus Ruschhaupt. The ddCt Algorithm for the Analysis of Quantitative Real-Time PCR (qRT-PCR) [Internet]. 2017. Available: </w:t>
        </w:r>
      </w:hyperlink>
      <w:hyperlink r:id="rId88">
        <w:r w:rsidDel="00000000" w:rsidR="00000000" w:rsidRPr="00000000">
          <w:rPr>
            <w:b w:val="0"/>
            <w:i w:val="0"/>
            <w:color w:val="000000"/>
            <w:sz w:val="22"/>
            <w:szCs w:val="22"/>
            <w:u w:val="none"/>
            <w:rtl w:val="0"/>
          </w:rPr>
          <w:t xml:space="preserve">https://www.bioconductor.org/packages/release/bioc/html/ddCt.html</w:t>
        </w:r>
      </w:hyperlink>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89">
        <w:r w:rsidDel="00000000" w:rsidR="00000000" w:rsidRPr="00000000">
          <w:rPr>
            <w:b w:val="0"/>
            <w:i w:val="0"/>
            <w:color w:val="000000"/>
            <w:sz w:val="22"/>
            <w:szCs w:val="22"/>
            <w:u w:val="none"/>
            <w:rtl w:val="0"/>
          </w:rPr>
          <w:t xml:space="preserve">Bolin S, Borgenvik A, Persson CU, Sundström A, Qi J, Bradner JE, et al. Combined BET bromodomain and CDK2 inhibition in MYC-driven medulloblastoma. Oncogene. 2018;37: 2850–2862.</w:t>
        </w:r>
      </w:hyperlink>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90">
        <w:r w:rsidDel="00000000" w:rsidR="00000000" w:rsidRPr="00000000">
          <w:rPr>
            <w:b w:val="0"/>
            <w:i w:val="0"/>
            <w:color w:val="000000"/>
            <w:sz w:val="22"/>
            <w:szCs w:val="22"/>
            <w:u w:val="none"/>
            <w:rtl w:val="0"/>
          </w:rPr>
          <w:t xml:space="preserve">Tjärnberg A, Nordling TEM, Studham M, Sonnhammer ELL. Optimal sparsity criteria for network inference. J Comput Biol. 2013;20: 398–408.</w:t>
        </w:r>
      </w:hyperlink>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91">
        <w:r w:rsidDel="00000000" w:rsidR="00000000" w:rsidRPr="00000000">
          <w:rPr>
            <w:b w:val="0"/>
            <w:i w:val="0"/>
            <w:color w:val="000000"/>
            <w:sz w:val="22"/>
            <w:szCs w:val="22"/>
            <w:u w:val="none"/>
            <w:rtl w:val="0"/>
          </w:rPr>
          <w:t xml:space="preserve">Tibshirani R. Regression Shrinkage and Selection Via the Lasso [Internet]. Journal of the Royal Statistical Society: Series B (Methodological). 1996. pp. 267–288. doi:</w:t>
        </w:r>
      </w:hyperlink>
      <w:hyperlink r:id="rId92">
        <w:r w:rsidDel="00000000" w:rsidR="00000000" w:rsidRPr="00000000">
          <w:rPr>
            <w:b w:val="0"/>
            <w:i w:val="0"/>
            <w:color w:val="000000"/>
            <w:sz w:val="22"/>
            <w:szCs w:val="22"/>
            <w:u w:val="none"/>
            <w:rtl w:val="0"/>
          </w:rPr>
          <w:t xml:space="preserve">10.1111/j.2517-6161.1996.tb02080.x</w:t>
        </w:r>
      </w:hyperlink>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93">
        <w:r w:rsidDel="00000000" w:rsidR="00000000" w:rsidRPr="00000000">
          <w:rPr>
            <w:b w:val="0"/>
            <w:i w:val="0"/>
            <w:color w:val="000000"/>
            <w:sz w:val="22"/>
            <w:szCs w:val="22"/>
            <w:u w:val="none"/>
            <w:rtl w:val="0"/>
          </w:rPr>
          <w:t xml:space="preserve">Michael Grant and Stephen Boyd. CVX: Matlab Software for Disciplined Convex Programming, version 2.1 [Internet]. mar, 2014. Available: </w:t>
        </w:r>
      </w:hyperlink>
      <w:hyperlink r:id="rId94">
        <w:r w:rsidDel="00000000" w:rsidR="00000000" w:rsidRPr="00000000">
          <w:rPr>
            <w:b w:val="0"/>
            <w:i w:val="0"/>
            <w:color w:val="000000"/>
            <w:sz w:val="22"/>
            <w:szCs w:val="22"/>
            <w:u w:val="none"/>
            <w:rtl w:val="0"/>
          </w:rPr>
          <w:t xml:space="preserve">\url{http://cvxr.com/cvx}</w:t>
        </w:r>
      </w:hyperlink>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95">
        <w:r w:rsidDel="00000000" w:rsidR="00000000" w:rsidRPr="00000000">
          <w:rPr>
            <w:b w:val="0"/>
            <w:i w:val="0"/>
            <w:color w:val="000000"/>
            <w:sz w:val="22"/>
            <w:szCs w:val="22"/>
            <w:u w:val="none"/>
            <w:rtl w:val="0"/>
          </w:rPr>
          <w:t xml:space="preserve">Cantone I, Marucci L, Iorio F, Ricci MA, Belcastro V, Bansal M, et al. A yeast synthetic network for in vivo assessment of reverse-engineering and modeling approaches. Cell. 2009;137: 172–181.</w:t>
        </w:r>
      </w:hyperlink>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96">
        <w:r w:rsidDel="00000000" w:rsidR="00000000" w:rsidRPr="00000000">
          <w:rPr>
            <w:b w:val="0"/>
            <w:i w:val="0"/>
            <w:color w:val="000000"/>
            <w:sz w:val="22"/>
            <w:szCs w:val="22"/>
            <w:u w:val="none"/>
            <w:rtl w:val="0"/>
          </w:rPr>
          <w:t xml:space="preserve">Chang LY, Pollard NS. Constrained least-squares optimization for robust estimation of center of rotation. J Biomech. 2007;40: 1392–1400.</w:t>
        </w:r>
      </w:hyperlink>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97">
        <w:r w:rsidDel="00000000" w:rsidR="00000000" w:rsidRPr="00000000">
          <w:rPr>
            <w:b w:val="0"/>
            <w:i w:val="0"/>
            <w:color w:val="000000"/>
            <w:sz w:val="22"/>
            <w:szCs w:val="22"/>
            <w:u w:val="none"/>
            <w:rtl w:val="0"/>
          </w:rPr>
          <w:t xml:space="preserve">Han H, Cho J-W, Lee S, Yun A, Kim H, Bae D, et al. TRRUST v2: an expanded reference database of human and mouse transcriptional regulatory interactions. Nucleic Acids Res. 2018;46: D380–D386.</w:t>
        </w:r>
      </w:hyperlink>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98">
        <w:r w:rsidDel="00000000" w:rsidR="00000000" w:rsidRPr="00000000">
          <w:rPr>
            <w:b w:val="0"/>
            <w:i w:val="0"/>
            <w:color w:val="000000"/>
            <w:sz w:val="22"/>
            <w:szCs w:val="22"/>
            <w:u w:val="none"/>
            <w:rtl w:val="0"/>
          </w:rPr>
          <w:t xml:space="preserve">Ogris C, Guala D, Sonnhammer ELL. FunCoup 4: new species, data, and visualization. Nucleic Acids Res. 2018;46: D601–D607.</w:t>
        </w:r>
      </w:hyperlink>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99">
        <w:r w:rsidDel="00000000" w:rsidR="00000000" w:rsidRPr="00000000">
          <w:rPr>
            <w:b w:val="0"/>
            <w:i w:val="0"/>
            <w:color w:val="000000"/>
            <w:sz w:val="22"/>
            <w:szCs w:val="22"/>
            <w:u w:val="none"/>
            <w:rtl w:val="0"/>
          </w:rPr>
          <w:t xml:space="preserve">Zeng X, Lin J, Lin C, Liu X, Rodriguez-Paton A. Structural Hole Spanner in HumanNet Identifies Disease Gene and Drug targets. IEEE Access. 2018; 1–1.</w:t>
        </w:r>
      </w:hyperlink>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00">
        <w:r w:rsidDel="00000000" w:rsidR="00000000" w:rsidRPr="00000000">
          <w:rPr>
            <w:b w:val="0"/>
            <w:i w:val="0"/>
            <w:color w:val="000000"/>
            <w:sz w:val="22"/>
            <w:szCs w:val="22"/>
            <w:u w:val="none"/>
            <w:rtl w:val="0"/>
          </w:rPr>
          <w:t xml:space="preserve">Szklarczyk D, Morris JH, Cook H, Kuhn M, Wyder S, Simonovic M, et al. The STRING database in 2017: quality-controlled protein-protein association networks, made broadly accessible. Nucleic Acids Res. 2017;45: D362–D368.</w:t>
        </w:r>
      </w:hyperlink>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01">
        <w:r w:rsidDel="00000000" w:rsidR="00000000" w:rsidRPr="00000000">
          <w:rPr>
            <w:b w:val="0"/>
            <w:i w:val="0"/>
            <w:color w:val="000000"/>
            <w:sz w:val="22"/>
            <w:szCs w:val="22"/>
            <w:u w:val="none"/>
            <w:rtl w:val="0"/>
          </w:rPr>
          <w:t xml:space="preserve">Lin CY, Lovén J, Rahl PB, Paranal RM, Burge CB, Bradner JE, et al. Transcriptional amplification in tumor cells with elevated c-Myc. Cell. 2012;151: 56–67.</w:t>
        </w:r>
      </w:hyperlink>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02">
        <w:r w:rsidDel="00000000" w:rsidR="00000000" w:rsidRPr="00000000">
          <w:rPr>
            <w:b w:val="0"/>
            <w:i w:val="0"/>
            <w:color w:val="000000"/>
            <w:sz w:val="22"/>
            <w:szCs w:val="22"/>
            <w:u w:val="none"/>
            <w:rtl w:val="0"/>
          </w:rPr>
          <w:t xml:space="preserve">Nie Z, Hu G, Wei G, Cui K, Yamane A, Resch W, et al. c-Myc is a universal amplifier of expressed genes in lymphocytes and embryonic stem cells. Cell. 2012;151: 68–79.</w:t>
        </w:r>
      </w:hyperlink>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03">
        <w:r w:rsidDel="00000000" w:rsidR="00000000" w:rsidRPr="00000000">
          <w:rPr>
            <w:b w:val="0"/>
            <w:i w:val="0"/>
            <w:color w:val="000000"/>
            <w:sz w:val="22"/>
            <w:szCs w:val="22"/>
            <w:u w:val="none"/>
            <w:rtl w:val="0"/>
          </w:rPr>
          <w:t xml:space="preserve">Nishiyama A, Sharov AA, Piao Y, Amano M, Amano T, Hoang HG, et al. Systematic repression of transcription factors reveals limited patterns of gene expression changes in ES cells. Sci Rep. 2013;3: 1390.</w:t>
        </w:r>
      </w:hyperlink>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04">
        <w:r w:rsidDel="00000000" w:rsidR="00000000" w:rsidRPr="00000000">
          <w:rPr>
            <w:b w:val="0"/>
            <w:i w:val="0"/>
            <w:color w:val="000000"/>
            <w:sz w:val="22"/>
            <w:szCs w:val="22"/>
            <w:u w:val="none"/>
            <w:rtl w:val="0"/>
          </w:rPr>
          <w:t xml:space="preserve">Jones TR, Cole MD. Rapid cytoplasmic turnover of c-myc mRNA: requirement of the 3’ untranslated sequences. Mol Cell Biol. 1987;7: 4513–4521.</w:t>
        </w:r>
      </w:hyperlink>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05">
        <w:r w:rsidDel="00000000" w:rsidR="00000000" w:rsidRPr="00000000">
          <w:rPr>
            <w:b w:val="0"/>
            <w:i w:val="0"/>
            <w:color w:val="000000"/>
            <w:sz w:val="22"/>
            <w:szCs w:val="22"/>
            <w:u w:val="none"/>
            <w:rtl w:val="0"/>
          </w:rPr>
          <w:t xml:space="preserve">Larsson E, Sander C, Marks D. mRNA turnover rate limits siRNA and microRNA efficacy. Mol Syst Biol. 2010;6: 433.</w:t>
        </w:r>
      </w:hyperlink>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06">
        <w:r w:rsidDel="00000000" w:rsidR="00000000" w:rsidRPr="00000000">
          <w:rPr>
            <w:b w:val="0"/>
            <w:i w:val="0"/>
            <w:color w:val="000000"/>
            <w:sz w:val="22"/>
            <w:szCs w:val="22"/>
            <w:u w:val="none"/>
            <w:rtl w:val="0"/>
          </w:rPr>
          <w:t xml:space="preserve">Delmore JE, Issa GC, Lemieux ME, Rahl PB, Shi J, Jacobs HM, et al. BET bromodomain inhibition as a therapeutic strategy to target c-Myc. Cell. 2011;146: 904–917.</w:t>
        </w:r>
      </w:hyperlink>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07">
        <w:r w:rsidDel="00000000" w:rsidR="00000000" w:rsidRPr="00000000">
          <w:rPr>
            <w:b w:val="0"/>
            <w:i w:val="0"/>
            <w:color w:val="000000"/>
            <w:sz w:val="22"/>
            <w:szCs w:val="22"/>
            <w:u w:val="none"/>
            <w:rtl w:val="0"/>
          </w:rPr>
          <w:t xml:space="preserve">Basso K, Margolin AA, Stolovitzky G, Klein U, Dalla-Favera R, Califano A. Reverse engineering of regulatory networks in human B cells. Nat Genet. 2005;37: 382–390.</w:t>
        </w:r>
      </w:hyperlink>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108">
        <w:r w:rsidDel="00000000" w:rsidR="00000000" w:rsidRPr="00000000">
          <w:rPr>
            <w:b w:val="0"/>
            <w:i w:val="0"/>
            <w:color w:val="000000"/>
            <w:sz w:val="22"/>
            <w:szCs w:val="22"/>
            <w:u w:val="none"/>
            <w:rtl w:val="0"/>
          </w:rPr>
          <w:t xml:space="preserve">Peck B, Ferber EC, Schulze A. Antagonism between FOXO and MYC Regulates Cellular Powerhouse. Front Oncol. 2013;3: 96.</w:t>
        </w:r>
      </w:hyperlink>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109">
        <w:r w:rsidDel="00000000" w:rsidR="00000000" w:rsidRPr="00000000">
          <w:rPr>
            <w:b w:val="0"/>
            <w:i w:val="0"/>
            <w:color w:val="000000"/>
            <w:sz w:val="22"/>
            <w:szCs w:val="22"/>
            <w:u w:val="none"/>
            <w:rtl w:val="0"/>
          </w:rPr>
          <w:t xml:space="preserve">Zwolinska AK, Heagle Whiting A, Beekman C, Sedivy JM, Marine J-C. Suppression of Myc oncogenic activity by nucleostemin haploinsufficiency. Oncogene. 2012;31: 3311–3321.</w:t>
        </w:r>
      </w:hyperlink>
      <w:r w:rsidDel="00000000" w:rsidR="00000000" w:rsidRPr="00000000">
        <w:rPr>
          <w:rtl w:val="0"/>
        </w:rPr>
      </w:r>
    </w:p>
    <w:p w:rsidR="00000000" w:rsidDel="00000000" w:rsidP="00000000" w:rsidRDefault="00000000" w:rsidRPr="00000000" w14:paraId="000000CB">
      <w:pPr>
        <w:widowControl w:val="0"/>
        <w:rPr/>
      </w:pPr>
      <w:r w:rsidDel="00000000" w:rsidR="00000000" w:rsidRPr="00000000">
        <w:rPr>
          <w:rtl w:val="0"/>
        </w:rPr>
      </w:r>
    </w:p>
    <w:p w:rsidR="00000000" w:rsidDel="00000000" w:rsidP="00000000" w:rsidRDefault="00000000" w:rsidRPr="00000000" w14:paraId="000000CC">
      <w:pPr>
        <w:pStyle w:val="Heading3"/>
        <w:jc w:val="both"/>
        <w:rPr/>
      </w:pPr>
      <w:bookmarkStart w:colFirst="0" w:colLast="0" w:name="_1qewj1hky9yo" w:id="14"/>
      <w:bookmarkEnd w:id="14"/>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3"/>
        <w:jc w:val="both"/>
        <w:rPr/>
      </w:pPr>
      <w:bookmarkStart w:colFirst="0" w:colLast="0" w:name="_91nl75wh7eyh" w:id="15"/>
      <w:bookmarkEnd w:id="15"/>
      <w:r w:rsidDel="00000000" w:rsidR="00000000" w:rsidRPr="00000000">
        <w:rPr>
          <w:rtl w:val="0"/>
        </w:rPr>
        <w:t xml:space="preserve">Supplemental</w:t>
      </w:r>
    </w:p>
    <w:p w:rsidR="00000000" w:rsidDel="00000000" w:rsidP="00000000" w:rsidRDefault="00000000" w:rsidRPr="00000000" w14:paraId="000000CE">
      <w:pPr>
        <w:jc w:val="center"/>
        <w:rPr/>
      </w:pPr>
      <w:r w:rsidDel="00000000" w:rsidR="00000000" w:rsidRPr="00000000">
        <w:rPr>
          <w:rtl w:val="0"/>
        </w:rPr>
        <w:t xml:space="preserve"> </w:t>
      </w:r>
      <w:r w:rsidDel="00000000" w:rsidR="00000000" w:rsidRPr="00000000">
        <w:rPr>
          <w:rtl w:val="0"/>
        </w:rPr>
        <w:t xml:space="preserve">XY = USV</w:t>
      </w:r>
      <w:r w:rsidDel="00000000" w:rsidR="00000000" w:rsidRPr="00000000">
        <w:rPr>
          <w:vertAlign w:val="superscript"/>
          <w:rtl w:val="0"/>
        </w:rPr>
        <w:t xml:space="preserve">T</w:t>
      </w:r>
      <w:r w:rsidDel="00000000" w:rsidR="00000000" w:rsidRPr="00000000">
        <w:rPr>
          <w:rtl w:val="0"/>
        </w:rPr>
        <w:tab/>
      </w:r>
      <w:r w:rsidDel="00000000" w:rsidR="00000000" w:rsidRPr="00000000">
        <w:rPr>
          <w:rtl w:val="0"/>
        </w:rPr>
        <w:tab/>
        <w:tab/>
        <w:tab/>
        <w:tab/>
        <w:tab/>
        <w:t xml:space="preserve">(S1a)</w:t>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jc w:val="center"/>
        <w:rPr/>
      </w:pPr>
      <w:r w:rsidDel="00000000" w:rsidR="00000000" w:rsidRPr="00000000">
        <w:rPr>
          <w:rtl w:val="0"/>
        </w:rPr>
        <w:t xml:space="preserve"> </w:t>
      </w:r>
      <m:oMath>
        <m:sSub>
          <m:sSubPr>
            <m:ctrlPr>
              <w:rPr/>
            </m:ctrlPr>
          </m:sSubPr>
          <m:e>
            <m:acc>
              <m:accPr>
                <m:chr m:val="̂"/>
                <m:ctrlPr>
                  <w:rPr/>
                </m:ctrlPr>
              </m:accPr>
              <m:e>
                <m:r>
                  <w:rPr/>
                  <m:t xml:space="preserve">A</m:t>
                </m:r>
              </m:e>
            </m:acc>
          </m:e>
          <m:sub>
            <m:r>
              <w:rPr/>
              <m:t xml:space="preserve">TLSCO</m:t>
            </m:r>
          </m:sub>
        </m:sSub>
        <m:r>
          <w:rPr/>
          <m:t xml:space="preserve">=-</m:t>
        </m:r>
        <m:f>
          <m:fPr>
            <m:ctrlPr>
              <w:rPr/>
            </m:ctrlPr>
          </m:fPr>
          <m:num>
            <m:sSub>
              <m:sSubPr>
                <m:ctrlPr>
                  <w:rPr/>
                </m:ctrlPr>
              </m:sSubPr>
              <m:e>
                <m:r>
                  <w:rPr/>
                  <m:t xml:space="preserve">V</m:t>
                </m:r>
              </m:e>
              <m:sub>
                <m:r>
                  <w:rPr/>
                  <m:t xml:space="preserve">XY</m:t>
                </m:r>
              </m:sub>
            </m:sSub>
          </m:num>
          <m:den>
            <m:sSub>
              <m:sSubPr>
                <m:ctrlPr>
                  <w:rPr/>
                </m:ctrlPr>
              </m:sSubPr>
              <m:e>
                <m:r>
                  <w:rPr/>
                  <m:t xml:space="preserve">V</m:t>
                </m:r>
              </m:e>
              <m:sub>
                <m:r>
                  <w:rPr/>
                  <m:t xml:space="preserve">YY</m:t>
                </m:r>
              </m:sub>
            </m:sSub>
          </m:den>
        </m:f>
        <m:r>
          <w:rPr/>
          <m:t xml:space="preserve">&gt;ɛ</m:t>
        </m:r>
      </m:oMath>
      <w:r w:rsidDel="00000000" w:rsidR="00000000" w:rsidRPr="00000000">
        <w:rPr>
          <w:rtl w:val="0"/>
        </w:rPr>
        <w:t xml:space="preserve"> </w:t>
        <w:tab/>
        <w:tab/>
        <w:tab/>
        <w:tab/>
        <w:t xml:space="preserve">(S1b)</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pPr>
      <w:r w:rsidDel="00000000" w:rsidR="00000000" w:rsidRPr="00000000">
        <w:rPr/>
        <w:drawing>
          <wp:inline distB="114300" distT="114300" distL="114300" distR="114300">
            <wp:extent cx="4881563" cy="3038475"/>
            <wp:effectExtent b="0" l="0" r="0" t="0"/>
            <wp:docPr id="8" name="image17.png"/>
            <a:graphic>
              <a:graphicData uri="http://schemas.openxmlformats.org/drawingml/2006/picture">
                <pic:pic>
                  <pic:nvPicPr>
                    <pic:cNvPr id="0" name="image17.png"/>
                    <pic:cNvPicPr preferRelativeResize="0"/>
                  </pic:nvPicPr>
                  <pic:blipFill>
                    <a:blip r:embed="rId110"/>
                    <a:srcRect b="3546" l="5299" r="5652" t="22458"/>
                    <a:stretch>
                      <a:fillRect/>
                    </a:stretch>
                  </pic:blipFill>
                  <pic:spPr>
                    <a:xfrm>
                      <a:off x="0" y="0"/>
                      <a:ext cx="4881563"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b w:val="1"/>
          <w:sz w:val="20"/>
          <w:szCs w:val="20"/>
          <w:rtl w:val="0"/>
        </w:rPr>
        <w:t xml:space="preserve">Fig S1. </w:t>
      </w:r>
      <w:r w:rsidDel="00000000" w:rsidR="00000000" w:rsidRPr="00000000">
        <w:rPr>
          <w:sz w:val="20"/>
          <w:szCs w:val="20"/>
          <w:rtl w:val="0"/>
        </w:rPr>
        <w:t xml:space="preserve">Comparison of the two technical replicates in terms of qPCR cycles.</w:t>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jc w:val="center"/>
        <w:rPr>
          <w:sz w:val="20"/>
          <w:szCs w:val="20"/>
        </w:rPr>
      </w:pPr>
      <w:r w:rsidDel="00000000" w:rsidR="00000000" w:rsidRPr="00000000">
        <w:rPr/>
        <w:drawing>
          <wp:inline distB="114300" distT="114300" distL="114300" distR="114300">
            <wp:extent cx="5235808" cy="2947988"/>
            <wp:effectExtent b="0" l="0" r="0" t="0"/>
            <wp:docPr id="14" name="image11.png"/>
            <a:graphic>
              <a:graphicData uri="http://schemas.openxmlformats.org/drawingml/2006/picture">
                <pic:pic>
                  <pic:nvPicPr>
                    <pic:cNvPr id="0" name="image11.png"/>
                    <pic:cNvPicPr preferRelativeResize="0"/>
                  </pic:nvPicPr>
                  <pic:blipFill>
                    <a:blip r:embed="rId111"/>
                    <a:srcRect b="35" l="0" r="0" t="35"/>
                    <a:stretch>
                      <a:fillRect/>
                    </a:stretch>
                  </pic:blipFill>
                  <pic:spPr>
                    <a:xfrm>
                      <a:off x="0" y="0"/>
                      <a:ext cx="5235808"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b w:val="1"/>
          <w:sz w:val="20"/>
          <w:szCs w:val="20"/>
          <w:rtl w:val="0"/>
        </w:rPr>
        <w:t xml:space="preserve">Fig S2.</w:t>
      </w:r>
      <w:r w:rsidDel="00000000" w:rsidR="00000000" w:rsidRPr="00000000">
        <w:rPr>
          <w:sz w:val="20"/>
          <w:szCs w:val="20"/>
          <w:rtl w:val="0"/>
        </w:rPr>
        <w:t xml:space="preserve"> Volcano plot describing fold change and significance of the knockdown responses.</w:t>
      </w:r>
      <w:r w:rsidDel="00000000" w:rsidR="00000000" w:rsidRPr="00000000">
        <w:br w:type="page"/>
      </w: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5691188" cy="2995362"/>
            <wp:effectExtent b="0" l="0" r="0" t="0"/>
            <wp:docPr id="4" name="image13.png"/>
            <a:graphic>
              <a:graphicData uri="http://schemas.openxmlformats.org/drawingml/2006/picture">
                <pic:pic>
                  <pic:nvPicPr>
                    <pic:cNvPr id="0" name="image13.png"/>
                    <pic:cNvPicPr preferRelativeResize="0"/>
                  </pic:nvPicPr>
                  <pic:blipFill>
                    <a:blip r:embed="rId112"/>
                    <a:srcRect b="0" l="0" r="0" t="0"/>
                    <a:stretch>
                      <a:fillRect/>
                    </a:stretch>
                  </pic:blipFill>
                  <pic:spPr>
                    <a:xfrm>
                      <a:off x="0" y="0"/>
                      <a:ext cx="5691188" cy="299536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b w:val="1"/>
          <w:sz w:val="20"/>
          <w:szCs w:val="20"/>
          <w:rtl w:val="0"/>
        </w:rPr>
        <w:t xml:space="preserve">Fig S3.</w:t>
      </w:r>
      <w:r w:rsidDel="00000000" w:rsidR="00000000" w:rsidRPr="00000000">
        <w:rPr>
          <w:sz w:val="20"/>
          <w:szCs w:val="20"/>
          <w:rtl w:val="0"/>
        </w:rPr>
        <w:t xml:space="preserve"> </w:t>
      </w:r>
      <w:r w:rsidDel="00000000" w:rsidR="00000000" w:rsidRPr="00000000">
        <w:rPr>
          <w:sz w:val="20"/>
          <w:szCs w:val="20"/>
          <w:rtl w:val="0"/>
        </w:rPr>
        <w:t xml:space="preserve">Independent validation of inferred GRNs’ topologies</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Performance is compared between</w:t>
      </w:r>
      <w:r w:rsidDel="00000000" w:rsidR="00000000" w:rsidRPr="00000000">
        <w:rPr>
          <w:sz w:val="20"/>
          <w:szCs w:val="20"/>
          <w:rtl w:val="0"/>
        </w:rPr>
        <w:t xml:space="preserve"> </w:t>
      </w:r>
      <w:r w:rsidDel="00000000" w:rsidR="00000000" w:rsidRPr="00000000">
        <w:rPr>
          <w:sz w:val="20"/>
          <w:szCs w:val="20"/>
          <w:rtl w:val="0"/>
        </w:rPr>
        <w:t xml:space="preserve">inferred </w:t>
      </w:r>
      <w:r w:rsidDel="00000000" w:rsidR="00000000" w:rsidRPr="00000000">
        <w:rPr>
          <w:sz w:val="20"/>
          <w:szCs w:val="20"/>
          <w:rtl w:val="0"/>
        </w:rPr>
        <w:t xml:space="preserve">GRNs and shuffled null distributions in predicting independent validation data of double knockdowns in cell line A431.</w:t>
      </w:r>
      <w:r w:rsidDel="00000000" w:rsidR="00000000" w:rsidRPr="00000000">
        <w:rPr>
          <w:b w:val="1"/>
          <w:sz w:val="20"/>
          <w:szCs w:val="20"/>
          <w:rtl w:val="0"/>
        </w:rPr>
        <w:t xml:space="preserve"> </w:t>
      </w:r>
      <w:r w:rsidDel="00000000" w:rsidR="00000000" w:rsidRPr="00000000">
        <w:rPr>
          <w:sz w:val="20"/>
          <w:szCs w:val="20"/>
          <w:rtl w:val="0"/>
        </w:rPr>
        <w:t xml:space="preserve">Each x-axis tick mark shows the wRSS error of an inferred GRN</w:t>
      </w:r>
      <w:r w:rsidDel="00000000" w:rsidR="00000000" w:rsidRPr="00000000">
        <w:rPr>
          <w:sz w:val="20"/>
          <w:szCs w:val="20"/>
          <w:rtl w:val="0"/>
        </w:rPr>
        <w:t xml:space="preserve"> </w:t>
      </w:r>
      <w:r w:rsidDel="00000000" w:rsidR="00000000" w:rsidRPr="00000000">
        <w:rPr>
          <w:sz w:val="20"/>
          <w:szCs w:val="20"/>
          <w:rtl w:val="0"/>
        </w:rPr>
        <w:t xml:space="preserve">topology fit to measured data under </w:t>
      </w:r>
      <w:r w:rsidDel="00000000" w:rsidR="00000000" w:rsidRPr="00000000">
        <w:rPr>
          <w:sz w:val="20"/>
          <w:szCs w:val="20"/>
          <w:rtl w:val="0"/>
        </w:rPr>
        <w:t xml:space="preserve">crossvalidation (marked o) and the distribution of errors when the data is fit to its</w:t>
      </w:r>
      <w:r w:rsidDel="00000000" w:rsidR="00000000" w:rsidRPr="00000000">
        <w:rPr>
          <w:sz w:val="20"/>
          <w:szCs w:val="20"/>
          <w:rtl w:val="0"/>
        </w:rPr>
        <w:t xml:space="preserve"> shuffled topologies</w:t>
      </w:r>
      <w:r w:rsidDel="00000000" w:rsidR="00000000" w:rsidRPr="00000000">
        <w:rPr>
          <w:sz w:val="20"/>
          <w:szCs w:val="20"/>
          <w:rtl w:val="0"/>
        </w:rPr>
        <w:t xml:space="preserve">,</w:t>
      </w:r>
      <w:r w:rsidDel="00000000" w:rsidR="00000000" w:rsidRPr="00000000">
        <w:rPr>
          <w:sz w:val="20"/>
          <w:szCs w:val="20"/>
          <w:rtl w:val="0"/>
        </w:rPr>
        <w:t xml:space="preserve"> shown as a box displaying the median and interquartile range, </w:t>
      </w:r>
      <w:r w:rsidDel="00000000" w:rsidR="00000000" w:rsidRPr="00000000">
        <w:rPr>
          <w:sz w:val="20"/>
          <w:szCs w:val="20"/>
          <w:rtl w:val="0"/>
        </w:rPr>
        <w:t xml:space="preserve">and whiskers bound points maximally extending 1.5 times this range. Beyond this, outlier points are shown. </w:t>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b w:val="1"/>
          <w:sz w:val="20"/>
          <w:szCs w:val="20"/>
        </w:rPr>
        <w:drawing>
          <wp:inline distB="114300" distT="114300" distL="114300" distR="114300">
            <wp:extent cx="5734050" cy="3213100"/>
            <wp:effectExtent b="0" l="0" r="0" t="0"/>
            <wp:docPr id="5" name="image3.png"/>
            <a:graphic>
              <a:graphicData uri="http://schemas.openxmlformats.org/drawingml/2006/picture">
                <pic:pic>
                  <pic:nvPicPr>
                    <pic:cNvPr id="0" name="image3.png"/>
                    <pic:cNvPicPr preferRelativeResize="0"/>
                  </pic:nvPicPr>
                  <pic:blipFill>
                    <a:blip r:embed="rId113"/>
                    <a:srcRect b="0" l="0" r="0" t="0"/>
                    <a:stretch>
                      <a:fillRect/>
                    </a:stretch>
                  </pic:blipFill>
                  <pic:spPr>
                    <a:xfrm>
                      <a:off x="0" y="0"/>
                      <a:ext cx="5734050" cy="3213100"/>
                    </a:xfrm>
                    <a:prstGeom prst="rect"/>
                    <a:ln/>
                  </pic:spPr>
                </pic:pic>
              </a:graphicData>
            </a:graphic>
          </wp:inline>
        </w:drawing>
      </w:r>
      <w:r w:rsidDel="00000000" w:rsidR="00000000" w:rsidRPr="00000000">
        <w:rPr>
          <w:b w:val="1"/>
          <w:sz w:val="20"/>
          <w:szCs w:val="20"/>
          <w:rtl w:val="0"/>
        </w:rPr>
        <w:t xml:space="preserve">Fig. S4. </w:t>
      </w:r>
      <w:r w:rsidDel="00000000" w:rsidR="00000000" w:rsidRPr="00000000">
        <w:rPr>
          <w:sz w:val="20"/>
          <w:szCs w:val="20"/>
          <w:rtl w:val="0"/>
        </w:rPr>
        <w:t xml:space="preserve">Independent validation of inferred GRNs’ fit to measured data</w:t>
      </w:r>
      <w:r w:rsidDel="00000000" w:rsidR="00000000" w:rsidRPr="00000000">
        <w:rPr>
          <w:sz w:val="20"/>
          <w:szCs w:val="20"/>
          <w:rtl w:val="0"/>
        </w:rPr>
        <w:t xml:space="preserve">.</w:t>
      </w:r>
      <w:r w:rsidDel="00000000" w:rsidR="00000000" w:rsidRPr="00000000">
        <w:rPr>
          <w:sz w:val="20"/>
          <w:szCs w:val="20"/>
          <w:rtl w:val="0"/>
        </w:rPr>
        <w:t xml:space="preserve">  Performance is compared between</w:t>
      </w:r>
      <w:r w:rsidDel="00000000" w:rsidR="00000000" w:rsidRPr="00000000">
        <w:rPr>
          <w:sz w:val="20"/>
          <w:szCs w:val="20"/>
          <w:rtl w:val="0"/>
        </w:rPr>
        <w:t xml:space="preserve"> </w:t>
      </w:r>
      <w:r w:rsidDel="00000000" w:rsidR="00000000" w:rsidRPr="00000000">
        <w:rPr>
          <w:sz w:val="20"/>
          <w:szCs w:val="20"/>
          <w:rtl w:val="0"/>
        </w:rPr>
        <w:t xml:space="preserve">each GRN’s ability to predict measured and shuffled data, using</w:t>
      </w:r>
      <w:r w:rsidDel="00000000" w:rsidR="00000000" w:rsidRPr="00000000">
        <w:rPr>
          <w:sz w:val="20"/>
          <w:szCs w:val="20"/>
          <w:rtl w:val="0"/>
        </w:rPr>
        <w:t xml:space="preserve"> independent validation data of double knockdowns in cell line A431.</w:t>
      </w:r>
      <w:r w:rsidDel="00000000" w:rsidR="00000000" w:rsidRPr="00000000">
        <w:rPr>
          <w:b w:val="1"/>
          <w:sz w:val="20"/>
          <w:szCs w:val="20"/>
          <w:rtl w:val="0"/>
        </w:rPr>
        <w:t xml:space="preserve"> </w:t>
      </w:r>
      <w:r w:rsidDel="00000000" w:rsidR="00000000" w:rsidRPr="00000000">
        <w:rPr>
          <w:sz w:val="20"/>
          <w:szCs w:val="20"/>
          <w:rtl w:val="0"/>
        </w:rPr>
        <w:t xml:space="preserve">Each x-axis tick mark shows the wRSS error of an inferred GRN</w:t>
      </w:r>
      <w:r w:rsidDel="00000000" w:rsidR="00000000" w:rsidRPr="00000000">
        <w:rPr>
          <w:sz w:val="20"/>
          <w:szCs w:val="20"/>
          <w:rtl w:val="0"/>
        </w:rPr>
        <w:t xml:space="preserve"> </w:t>
      </w:r>
      <w:r w:rsidDel="00000000" w:rsidR="00000000" w:rsidRPr="00000000">
        <w:rPr>
          <w:sz w:val="20"/>
          <w:szCs w:val="20"/>
          <w:rtl w:val="0"/>
        </w:rPr>
        <w:t xml:space="preserve">topology fit to measured data under cross validation (marked X). and the distribution of errors when the GRN is fit to shuffled data, shown as a box displaying the median and interquartile range, and whiskers bound points maximally extending 1.5 times this range. Beyond this, outlier points are shown. </w:t>
      </w:r>
    </w:p>
    <w:p w:rsidR="00000000" w:rsidDel="00000000" w:rsidP="00000000" w:rsidRDefault="00000000" w:rsidRPr="00000000" w14:paraId="000000DD">
      <w:pPr>
        <w:spacing w:line="240" w:lineRule="auto"/>
        <w:rPr>
          <w:sz w:val="20"/>
          <w:szCs w:val="20"/>
        </w:rPr>
      </w:pPr>
      <w:r w:rsidDel="00000000" w:rsidR="00000000" w:rsidRPr="00000000">
        <w:rPr>
          <w:rtl w:val="0"/>
        </w:rPr>
      </w:r>
    </w:p>
    <w:p w:rsidR="00000000" w:rsidDel="00000000" w:rsidP="00000000" w:rsidRDefault="00000000" w:rsidRPr="00000000" w14:paraId="000000DE">
      <w:pPr>
        <w:spacing w:line="240" w:lineRule="auto"/>
        <w:jc w:val="both"/>
        <w:rPr/>
      </w:pPr>
      <w:r w:rsidDel="00000000" w:rsidR="00000000" w:rsidRPr="00000000">
        <w:rPr>
          <w:rtl w:val="0"/>
        </w:rPr>
      </w:r>
    </w:p>
    <w:p w:rsidR="00000000" w:rsidDel="00000000" w:rsidP="00000000" w:rsidRDefault="00000000" w:rsidRPr="00000000" w14:paraId="000000DF">
      <w:pPr>
        <w:spacing w:line="240" w:lineRule="auto"/>
        <w:jc w:val="center"/>
        <w:rPr/>
      </w:pPr>
      <w:r w:rsidDel="00000000" w:rsidR="00000000" w:rsidRPr="00000000">
        <w:rPr/>
        <w:drawing>
          <wp:inline distB="114300" distT="114300" distL="114300" distR="114300">
            <wp:extent cx="5734050" cy="2413000"/>
            <wp:effectExtent b="0" l="0" r="0" t="0"/>
            <wp:docPr id="10" name="image18.png"/>
            <a:graphic>
              <a:graphicData uri="http://schemas.openxmlformats.org/drawingml/2006/picture">
                <pic:pic>
                  <pic:nvPicPr>
                    <pic:cNvPr id="0" name="image18.png"/>
                    <pic:cNvPicPr preferRelativeResize="0"/>
                  </pic:nvPicPr>
                  <pic:blipFill>
                    <a:blip r:embed="rId114"/>
                    <a:srcRect b="109" l="0" r="0" t="109"/>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sz w:val="20"/>
          <w:szCs w:val="20"/>
        </w:rPr>
      </w:pPr>
      <w:r w:rsidDel="00000000" w:rsidR="00000000" w:rsidRPr="00000000">
        <w:rPr>
          <w:b w:val="1"/>
          <w:sz w:val="20"/>
          <w:szCs w:val="20"/>
          <w:rtl w:val="0"/>
        </w:rPr>
        <w:t xml:space="preserve">Fig. S5. </w:t>
      </w:r>
      <w:r w:rsidDel="00000000" w:rsidR="00000000" w:rsidRPr="00000000">
        <w:rPr>
          <w:sz w:val="20"/>
          <w:szCs w:val="20"/>
          <w:rtl w:val="0"/>
        </w:rPr>
        <w:t xml:space="preserve">Experimental validation of the predicted activation of CCNB1 by BRD4. CCNB1 expression was measured after 2 and 6 hours of exposure to control (DMSO) and JQ1, which inhibits BRD4. </w:t>
      </w:r>
      <w:r w:rsidDel="00000000" w:rsidR="00000000" w:rsidRPr="00000000">
        <w:rPr>
          <w:sz w:val="20"/>
          <w:szCs w:val="20"/>
          <w:rtl w:val="0"/>
        </w:rPr>
        <w:t xml:space="preserve">The effect on CCNB1 was significant at both time points (p=0.048 and 0.014 by t-test).</w:t>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pPr>
      <w:commentRangeStart w:id="16"/>
      <w:commentRangeStart w:id="17"/>
      <w:commentRangeStart w:id="18"/>
      <w:commentRangeStart w:id="19"/>
      <w:r w:rsidDel="00000000" w:rsidR="00000000" w:rsidRPr="00000000">
        <w:rPr/>
        <w:drawing>
          <wp:inline distB="114300" distT="114300" distL="114300" distR="114300">
            <wp:extent cx="5734050" cy="2451100"/>
            <wp:effectExtent b="0" l="0" r="0" t="0"/>
            <wp:docPr id="16" name="image8.png"/>
            <a:graphic>
              <a:graphicData uri="http://schemas.openxmlformats.org/drawingml/2006/picture">
                <pic:pic>
                  <pic:nvPicPr>
                    <pic:cNvPr id="0" name="image8.png"/>
                    <pic:cNvPicPr preferRelativeResize="0"/>
                  </pic:nvPicPr>
                  <pic:blipFill>
                    <a:blip r:embed="rId115"/>
                    <a:srcRect b="0" l="0" r="0" t="0"/>
                    <a:stretch>
                      <a:fillRect/>
                    </a:stretch>
                  </pic:blipFill>
                  <pic:spPr>
                    <a:xfrm>
                      <a:off x="0" y="0"/>
                      <a:ext cx="5734050" cy="2451100"/>
                    </a:xfrm>
                    <a:prstGeom prst="rect"/>
                    <a:ln/>
                  </pic:spPr>
                </pic:pic>
              </a:graphicData>
            </a:graphic>
          </wp:inline>
        </w:drawing>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3">
      <w:pPr>
        <w:jc w:val="both"/>
        <w:rPr>
          <w:sz w:val="20"/>
          <w:szCs w:val="20"/>
        </w:rPr>
      </w:pPr>
      <w:r w:rsidDel="00000000" w:rsidR="00000000" w:rsidRPr="00000000">
        <w:rPr>
          <w:b w:val="1"/>
          <w:sz w:val="20"/>
          <w:szCs w:val="20"/>
          <w:rtl w:val="0"/>
        </w:rPr>
        <w:t xml:space="preserve">Fig. S6. </w:t>
      </w:r>
      <w:r w:rsidDel="00000000" w:rsidR="00000000" w:rsidRPr="00000000">
        <w:rPr>
          <w:sz w:val="20"/>
          <w:szCs w:val="20"/>
          <w:rtl w:val="0"/>
        </w:rPr>
        <w:t xml:space="preserve">Validation of inferred GRN topologies using R</w:t>
      </w:r>
      <w:r w:rsidDel="00000000" w:rsidR="00000000" w:rsidRPr="00000000">
        <w:rPr>
          <w:sz w:val="20"/>
          <w:szCs w:val="20"/>
          <w:vertAlign w:val="superscript"/>
          <w:rtl w:val="0"/>
        </w:rPr>
        <w:t xml:space="preserve">2</w:t>
      </w:r>
      <w:r w:rsidDel="00000000" w:rsidR="00000000" w:rsidRPr="00000000">
        <w:rPr>
          <w:sz w:val="20"/>
          <w:szCs w:val="20"/>
          <w:rtl w:val="0"/>
        </w:rPr>
        <w:t xml:space="preserve"> rather than wRSS as in Fig 2</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Each x-axis tick mark shows the prediction performance in terms of the wRSS error of each inferred GRN</w:t>
      </w:r>
      <w:r w:rsidDel="00000000" w:rsidR="00000000" w:rsidRPr="00000000">
        <w:rPr>
          <w:sz w:val="20"/>
          <w:szCs w:val="20"/>
          <w:rtl w:val="0"/>
        </w:rPr>
        <w:t xml:space="preserve"> </w:t>
      </w:r>
      <w:r w:rsidDel="00000000" w:rsidR="00000000" w:rsidRPr="00000000">
        <w:rPr>
          <w:sz w:val="20"/>
          <w:szCs w:val="20"/>
          <w:rtl w:val="0"/>
        </w:rPr>
        <w:t xml:space="preserve">topology (circles) fit to training data under crossvalidation, compared to its</w:t>
      </w:r>
      <w:r w:rsidDel="00000000" w:rsidR="00000000" w:rsidRPr="00000000">
        <w:rPr>
          <w:sz w:val="20"/>
          <w:szCs w:val="20"/>
          <w:rtl w:val="0"/>
        </w:rPr>
        <w:t xml:space="preserve"> shuffled topologies</w:t>
      </w:r>
      <w:r w:rsidDel="00000000" w:rsidR="00000000" w:rsidRPr="00000000">
        <w:rPr>
          <w:sz w:val="20"/>
          <w:szCs w:val="20"/>
          <w:rtl w:val="0"/>
        </w:rPr>
        <w:t xml:space="preserve">.</w:t>
      </w:r>
      <w:r w:rsidDel="00000000" w:rsidR="00000000" w:rsidRPr="00000000">
        <w:rPr>
          <w:sz w:val="20"/>
          <w:szCs w:val="20"/>
          <w:rtl w:val="0"/>
        </w:rPr>
        <w:t xml:space="preserve"> Dark circles represent the inferred GRNs</w:t>
      </w:r>
      <w:r w:rsidDel="00000000" w:rsidR="00000000" w:rsidRPr="00000000">
        <w:rPr>
          <w:sz w:val="20"/>
          <w:szCs w:val="20"/>
          <w:rtl w:val="0"/>
        </w:rPr>
        <w:t xml:space="preserve">. The box displays the median and interquartile range, and whiskers bound points maximally extending 1.5 times this range. Beyond this, outlier points are shown.</w:t>
      </w:r>
      <w:r w:rsidDel="00000000" w:rsidR="00000000" w:rsidRPr="00000000">
        <w:rPr>
          <w:rtl w:val="0"/>
        </w:rPr>
      </w:r>
    </w:p>
    <w:p w:rsidR="00000000" w:rsidDel="00000000" w:rsidP="00000000" w:rsidRDefault="00000000" w:rsidRPr="00000000" w14:paraId="000000E4">
      <w:pPr>
        <w:rPr/>
      </w:pPr>
      <w:ins w:author="Daniel Morgan" w:id="13" w:date="2019-06-11T08:53:40Z">
        <w:commentRangeStart w:id="20"/>
        <w:r w:rsidDel="00000000" w:rsidR="00000000" w:rsidRPr="00000000">
          <w:rPr>
            <w:sz w:val="20"/>
            <w:szCs w:val="20"/>
          </w:rPr>
          <w:drawing>
            <wp:inline distB="114300" distT="114300" distL="114300" distR="114300">
              <wp:extent cx="5686425" cy="2438400"/>
              <wp:effectExtent b="0" l="0" r="0" t="0"/>
              <wp:docPr id="6" name="image1.png"/>
              <a:graphic>
                <a:graphicData uri="http://schemas.openxmlformats.org/drawingml/2006/picture">
                  <pic:pic>
                    <pic:nvPicPr>
                      <pic:cNvPr id="0" name="image1.png"/>
                      <pic:cNvPicPr preferRelativeResize="0"/>
                    </pic:nvPicPr>
                    <pic:blipFill>
                      <a:blip r:embed="rId116"/>
                      <a:srcRect b="0" l="0" r="0" t="0"/>
                      <a:stretch>
                        <a:fillRect/>
                      </a:stretch>
                    </pic:blipFill>
                    <pic:spPr>
                      <a:xfrm>
                        <a:off x="0" y="0"/>
                        <a:ext cx="5686425" cy="2438400"/>
                      </a:xfrm>
                      <a:prstGeom prst="rect"/>
                      <a:ln/>
                    </pic:spPr>
                  </pic:pic>
                </a:graphicData>
              </a:graphic>
            </wp:inline>
          </w:drawing>
        </w:r>
      </w:ins>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drawing>
          <wp:inline distB="114300" distT="114300" distL="114300" distR="114300">
            <wp:extent cx="5734050" cy="2235200"/>
            <wp:effectExtent b="0" l="0" r="0" t="0"/>
            <wp:docPr id="2" name="image2.png"/>
            <a:graphic>
              <a:graphicData uri="http://schemas.openxmlformats.org/drawingml/2006/picture">
                <pic:pic>
                  <pic:nvPicPr>
                    <pic:cNvPr id="0" name="image2.png"/>
                    <pic:cNvPicPr preferRelativeResize="0"/>
                  </pic:nvPicPr>
                  <pic:blipFill>
                    <a:blip r:embed="rId117"/>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b w:val="1"/>
          <w:sz w:val="20"/>
          <w:szCs w:val="20"/>
          <w:rtl w:val="0"/>
        </w:rPr>
        <w:t xml:space="preserve">Fig. S7.</w:t>
      </w:r>
      <w:r w:rsidDel="00000000" w:rsidR="00000000" w:rsidRPr="00000000">
        <w:rPr>
          <w:sz w:val="20"/>
          <w:szCs w:val="20"/>
          <w:rtl w:val="0"/>
        </w:rPr>
        <w:t xml:space="preserve"> </w:t>
      </w:r>
      <w:r w:rsidDel="00000000" w:rsidR="00000000" w:rsidRPr="00000000">
        <w:rPr>
          <w:sz w:val="20"/>
          <w:szCs w:val="20"/>
          <w:rtl w:val="0"/>
        </w:rPr>
        <w:t xml:space="preserve">Independent validation of inferred GRN topologies using R</w:t>
      </w:r>
      <w:r w:rsidDel="00000000" w:rsidR="00000000" w:rsidRPr="00000000">
        <w:rPr>
          <w:sz w:val="20"/>
          <w:szCs w:val="20"/>
          <w:vertAlign w:val="superscript"/>
          <w:rtl w:val="0"/>
        </w:rPr>
        <w:t xml:space="preserve">2</w:t>
      </w:r>
      <w:r w:rsidDel="00000000" w:rsidR="00000000" w:rsidRPr="00000000">
        <w:rPr>
          <w:sz w:val="20"/>
          <w:szCs w:val="20"/>
          <w:rtl w:val="0"/>
        </w:rPr>
        <w:t xml:space="preserve"> rather than wRSS as in Fig S3 )</w:t>
      </w:r>
      <w:r w:rsidDel="00000000" w:rsidR="00000000" w:rsidRPr="00000000">
        <w:rPr>
          <w:sz w:val="20"/>
          <w:szCs w:val="20"/>
          <w:rtl w:val="0"/>
        </w:rPr>
        <w:t xml:space="preserve">.</w:t>
      </w:r>
      <w:r w:rsidDel="00000000" w:rsidR="00000000" w:rsidRPr="00000000">
        <w:rPr>
          <w:sz w:val="20"/>
          <w:szCs w:val="20"/>
          <w:rtl w:val="0"/>
        </w:rPr>
        <w:t xml:space="preserve"> </w:t>
      </w:r>
      <w:r w:rsidDel="00000000" w:rsidR="00000000" w:rsidRPr="00000000">
        <w:rPr>
          <w:b w:val="1"/>
          <w:sz w:val="20"/>
          <w:szCs w:val="20"/>
          <w:rtl w:val="0"/>
        </w:rPr>
        <w:t xml:space="preserve"> </w:t>
      </w:r>
      <w:r w:rsidDel="00000000" w:rsidR="00000000" w:rsidRPr="00000000">
        <w:rPr>
          <w:sz w:val="20"/>
          <w:szCs w:val="20"/>
          <w:rtl w:val="0"/>
        </w:rPr>
        <w:t xml:space="preserve">Performance is compared between</w:t>
      </w:r>
      <w:r w:rsidDel="00000000" w:rsidR="00000000" w:rsidRPr="00000000">
        <w:rPr>
          <w:sz w:val="20"/>
          <w:szCs w:val="20"/>
          <w:rtl w:val="0"/>
        </w:rPr>
        <w:t xml:space="preserve"> </w:t>
      </w:r>
      <w:r w:rsidDel="00000000" w:rsidR="00000000" w:rsidRPr="00000000">
        <w:rPr>
          <w:sz w:val="20"/>
          <w:szCs w:val="20"/>
          <w:rtl w:val="0"/>
        </w:rPr>
        <w:t xml:space="preserve">inferred </w:t>
      </w:r>
      <w:r w:rsidDel="00000000" w:rsidR="00000000" w:rsidRPr="00000000">
        <w:rPr>
          <w:sz w:val="20"/>
          <w:szCs w:val="20"/>
          <w:rtl w:val="0"/>
        </w:rPr>
        <w:t xml:space="preserve">GRNs and shuffled null distributions in predicting independent validation data of double knockdowns in cell line A431.</w:t>
      </w:r>
      <w:r w:rsidDel="00000000" w:rsidR="00000000" w:rsidRPr="00000000">
        <w:rPr>
          <w:b w:val="1"/>
          <w:sz w:val="20"/>
          <w:szCs w:val="20"/>
          <w:rtl w:val="0"/>
        </w:rPr>
        <w:t xml:space="preserve"> </w:t>
      </w:r>
      <w:r w:rsidDel="00000000" w:rsidR="00000000" w:rsidRPr="00000000">
        <w:rPr>
          <w:sz w:val="20"/>
          <w:szCs w:val="20"/>
          <w:rtl w:val="0"/>
        </w:rPr>
        <w:t xml:space="preserve">Each x-axis tick mark shows the wRSS error of an inferred GRN</w:t>
      </w:r>
      <w:r w:rsidDel="00000000" w:rsidR="00000000" w:rsidRPr="00000000">
        <w:rPr>
          <w:sz w:val="20"/>
          <w:szCs w:val="20"/>
          <w:rtl w:val="0"/>
        </w:rPr>
        <w:t xml:space="preserve"> </w:t>
      </w:r>
      <w:r w:rsidDel="00000000" w:rsidR="00000000" w:rsidRPr="00000000">
        <w:rPr>
          <w:sz w:val="20"/>
          <w:szCs w:val="20"/>
          <w:rtl w:val="0"/>
        </w:rPr>
        <w:t xml:space="preserve">topology fit to measured data under </w:t>
      </w:r>
      <w:r w:rsidDel="00000000" w:rsidR="00000000" w:rsidRPr="00000000">
        <w:rPr>
          <w:sz w:val="20"/>
          <w:szCs w:val="20"/>
          <w:rtl w:val="0"/>
        </w:rPr>
        <w:t xml:space="preserve">crossvalidation (marked o) and the distribution of errors when the data is fit to its</w:t>
      </w:r>
      <w:r w:rsidDel="00000000" w:rsidR="00000000" w:rsidRPr="00000000">
        <w:rPr>
          <w:sz w:val="20"/>
          <w:szCs w:val="20"/>
          <w:rtl w:val="0"/>
        </w:rPr>
        <w:t xml:space="preserve"> shuffled topologies</w:t>
      </w:r>
      <w:r w:rsidDel="00000000" w:rsidR="00000000" w:rsidRPr="00000000">
        <w:rPr>
          <w:sz w:val="20"/>
          <w:szCs w:val="20"/>
          <w:rtl w:val="0"/>
        </w:rPr>
        <w:t xml:space="preserve">,</w:t>
      </w:r>
      <w:r w:rsidDel="00000000" w:rsidR="00000000" w:rsidRPr="00000000">
        <w:rPr>
          <w:sz w:val="20"/>
          <w:szCs w:val="20"/>
          <w:rtl w:val="0"/>
        </w:rPr>
        <w:t xml:space="preserve"> shown as a box displaying the median and interquartile range, </w:t>
      </w:r>
      <w:r w:rsidDel="00000000" w:rsidR="00000000" w:rsidRPr="00000000">
        <w:rPr>
          <w:sz w:val="20"/>
          <w:szCs w:val="20"/>
          <w:rtl w:val="0"/>
        </w:rPr>
        <w:t xml:space="preserve">and whiskers bound points maximally extending 1.5 times this range. Beyond this, outlier points are shown. </w:t>
      </w: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sz w:val="20"/>
          <w:szCs w:val="20"/>
        </w:rPr>
        <w:drawing>
          <wp:inline distB="114300" distT="114300" distL="114300" distR="114300">
            <wp:extent cx="5734050" cy="2273300"/>
            <wp:effectExtent b="0" l="0" r="0" t="0"/>
            <wp:docPr id="1" name="image4.png"/>
            <a:graphic>
              <a:graphicData uri="http://schemas.openxmlformats.org/drawingml/2006/picture">
                <pic:pic>
                  <pic:nvPicPr>
                    <pic:cNvPr id="0" name="image4.png"/>
                    <pic:cNvPicPr preferRelativeResize="0"/>
                  </pic:nvPicPr>
                  <pic:blipFill>
                    <a:blip r:embed="rId118"/>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b w:val="1"/>
          <w:sz w:val="20"/>
          <w:szCs w:val="20"/>
          <w:rtl w:val="0"/>
        </w:rPr>
        <w:t xml:space="preserve">Fig. S8.</w:t>
      </w:r>
      <w:r w:rsidDel="00000000" w:rsidR="00000000" w:rsidRPr="00000000">
        <w:rPr>
          <w:sz w:val="20"/>
          <w:szCs w:val="20"/>
          <w:rtl w:val="0"/>
        </w:rPr>
        <w:t xml:space="preserve"> Comparison of wRSS and accuracy for inferred GRNs. Using a </w:t>
      </w:r>
      <w:r w:rsidDel="00000000" w:rsidR="00000000" w:rsidRPr="00000000">
        <w:rPr>
          <w:sz w:val="20"/>
          <w:szCs w:val="20"/>
          <w:rtl w:val="0"/>
        </w:rPr>
        <w:t xml:space="preserve">synthetic dataset for 10 genes with medium informativenesss (SNR = 3), GRNs were inferred at a range of sparsities using LASSO, LSCO, and Genie3. The</w:t>
      </w:r>
      <w:r w:rsidDel="00000000" w:rsidR="00000000" w:rsidRPr="00000000">
        <w:rPr>
          <w:sz w:val="20"/>
          <w:szCs w:val="20"/>
          <w:rtl w:val="0"/>
        </w:rPr>
        <w:t xml:space="preserve">huffled GRN wRSS distributions are shown as colored box plots, and the measured wRSS as black dots, ) per sparsity level and method. Corresponding MCC values (colored triangles) measured by comparing to the synthetic gold standard are provided to demonstrate the utility of measured vs shuffled wRSS as scoring metric when a gold standard is not available. The separation between </w:t>
      </w:r>
      <w:r w:rsidDel="00000000" w:rsidR="00000000" w:rsidRPr="00000000">
        <w:rPr>
          <w:sz w:val="20"/>
          <w:szCs w:val="20"/>
          <w:rtl w:val="0"/>
        </w:rPr>
        <w:t xml:space="preserve">measured and shuffled wRSS </w:t>
      </w:r>
      <w:r w:rsidDel="00000000" w:rsidR="00000000" w:rsidRPr="00000000">
        <w:rPr>
          <w:sz w:val="20"/>
          <w:szCs w:val="20"/>
          <w:rtl w:val="0"/>
        </w:rPr>
        <w:t xml:space="preserve"> peaks in the highest accuracy region, which is also the 3-5 links/node region. The Genie3 method performs poorly and was not used further.</w:t>
      </w: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Pr>
        <w:drawing>
          <wp:inline distB="114300" distT="114300" distL="114300" distR="114300">
            <wp:extent cx="5734050" cy="2286000"/>
            <wp:effectExtent b="0" l="0" r="0" t="0"/>
            <wp:docPr id="11" name="image5.png"/>
            <a:graphic>
              <a:graphicData uri="http://schemas.openxmlformats.org/drawingml/2006/picture">
                <pic:pic>
                  <pic:nvPicPr>
                    <pic:cNvPr id="0" name="image5.png"/>
                    <pic:cNvPicPr preferRelativeResize="0"/>
                  </pic:nvPicPr>
                  <pic:blipFill>
                    <a:blip r:embed="rId119"/>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b w:val="1"/>
          <w:sz w:val="20"/>
          <w:szCs w:val="20"/>
          <w:rtl w:val="0"/>
        </w:rPr>
        <w:t xml:space="preserve">Fig. S9.</w:t>
      </w:r>
      <w:r w:rsidDel="00000000" w:rsidR="00000000" w:rsidRPr="00000000">
        <w:rPr>
          <w:sz w:val="20"/>
          <w:szCs w:val="20"/>
          <w:rtl w:val="0"/>
        </w:rPr>
        <w:t xml:space="preserve"> </w:t>
      </w:r>
      <w:r w:rsidDel="00000000" w:rsidR="00000000" w:rsidRPr="00000000">
        <w:rPr>
          <w:sz w:val="20"/>
          <w:szCs w:val="20"/>
          <w:rtl w:val="0"/>
        </w:rPr>
        <w:t xml:space="preserve">Comparison of wRSS and accuracy for inferred GRNs. Using a synthetic dataset for 10 genes with low informativenesss (SNR = 0.1), GRNs were inferred at a range of sparsities using LASSO, LSCO, and Genie3. The shuffled GRN wRSS distributions are shown as colored box plots, and the measured wRSS as black dots, ) per sparsity level and method. Corresponding MCC values (colored triangles) measured by comparing to the synthetic gold standard are provided to demonstrate the utility of measured vs shuffled wRSS as scoring metric when a gold standard is not available. The separation between measured and shuffled wRSS peaks in the highest accuracy region, which is also the 3-5 links/node region.</w:t>
      </w:r>
      <w:r w:rsidDel="00000000" w:rsidR="00000000" w:rsidRPr="00000000">
        <w:rPr>
          <w:rtl w:val="0"/>
        </w:rPr>
      </w:r>
    </w:p>
    <w:p w:rsidR="00000000" w:rsidDel="00000000" w:rsidP="00000000" w:rsidRDefault="00000000" w:rsidRPr="00000000" w14:paraId="000000ED">
      <w:pPr>
        <w:jc w:val="both"/>
        <w:rPr>
          <w:sz w:val="20"/>
          <w:szCs w:val="20"/>
        </w:rPr>
      </w:pPr>
      <w:r w:rsidDel="00000000" w:rsidR="00000000" w:rsidRPr="00000000">
        <w:rPr>
          <w:rtl w:val="0"/>
        </w:rPr>
      </w:r>
    </w:p>
    <w:p w:rsidR="00000000" w:rsidDel="00000000" w:rsidP="00000000" w:rsidRDefault="00000000" w:rsidRPr="00000000" w14:paraId="000000EE">
      <w:pPr>
        <w:rPr>
          <w:b w:val="1"/>
          <w:sz w:val="20"/>
          <w:szCs w:val="20"/>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sz w:val="20"/>
          <w:szCs w:val="20"/>
          <w:rtl w:val="0"/>
        </w:rPr>
        <w:t xml:space="preserve">Table S1. </w:t>
      </w:r>
      <w:r w:rsidDel="00000000" w:rsidR="00000000" w:rsidRPr="00000000">
        <w:rPr>
          <w:sz w:val="20"/>
          <w:szCs w:val="20"/>
          <w:rtl w:val="0"/>
        </w:rPr>
        <w:t xml:space="preserve">Comparing the best GRN to </w:t>
      </w:r>
      <w:r w:rsidDel="00000000" w:rsidR="00000000" w:rsidRPr="00000000">
        <w:rPr>
          <w:sz w:val="20"/>
          <w:szCs w:val="20"/>
          <w:rtl w:val="0"/>
        </w:rPr>
        <w:t xml:space="preserve">reference networks. </w:t>
      </w:r>
      <w:r w:rsidDel="00000000" w:rsidR="00000000" w:rsidRPr="00000000">
        <w:rPr>
          <w:sz w:val="20"/>
          <w:szCs w:val="20"/>
          <w:rtl w:val="0"/>
        </w:rPr>
        <w:t xml:space="preserve">The networks include an expected prior network gathered from data mining, as well as the</w:t>
      </w:r>
      <w:r w:rsidDel="00000000" w:rsidR="00000000" w:rsidRPr="00000000">
        <w:rPr>
          <w:sz w:val="20"/>
          <w:szCs w:val="20"/>
          <w:rtl w:val="0"/>
        </w:rPr>
        <w:t xml:space="preserve"> TRRUST v2, </w:t>
      </w:r>
      <w:r w:rsidDel="00000000" w:rsidR="00000000" w:rsidRPr="00000000">
        <w:rPr>
          <w:sz w:val="20"/>
          <w:szCs w:val="20"/>
          <w:rtl w:val="0"/>
        </w:rPr>
        <w:t xml:space="preserve">FunCoup v4, HumanNet v1 and STRING</w:t>
      </w:r>
      <w:r w:rsidDel="00000000" w:rsidR="00000000" w:rsidRPr="00000000">
        <w:rPr>
          <w:sz w:val="20"/>
          <w:szCs w:val="20"/>
          <w:rtl w:val="0"/>
        </w:rPr>
        <w:t xml:space="preserve"> v10.5</w:t>
      </w:r>
      <w:r w:rsidDel="00000000" w:rsidR="00000000" w:rsidRPr="00000000">
        <w:rPr>
          <w:sz w:val="20"/>
          <w:szCs w:val="20"/>
          <w:rtl w:val="0"/>
        </w:rPr>
        <w:t xml:space="preserve"> databases. P-values are from a hypergeometric test. </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links with confidence &gt;= 0.90</w:t>
      </w:r>
      <w:r w:rsidDel="00000000" w:rsidR="00000000" w:rsidRPr="00000000">
        <w:rPr>
          <w:rtl w:val="0"/>
        </w:rPr>
      </w:r>
    </w:p>
    <w:p w:rsidR="00000000" w:rsidDel="00000000" w:rsidP="00000000" w:rsidRDefault="00000000" w:rsidRPr="00000000" w14:paraId="000000F0">
      <w:pPr>
        <w:spacing w:line="240" w:lineRule="auto"/>
        <w:jc w:val="both"/>
        <w:rPr/>
      </w:pPr>
      <w:r w:rsidDel="00000000" w:rsidR="00000000" w:rsidRPr="00000000">
        <w:rPr>
          <w:rtl w:val="0"/>
        </w:rPr>
      </w:r>
    </w:p>
    <w:tbl>
      <w:tblPr>
        <w:tblStyle w:val="Table4"/>
        <w:tblW w:w="7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875"/>
        <w:gridCol w:w="1455"/>
        <w:gridCol w:w="1560"/>
        <w:gridCol w:w="1110"/>
        <w:tblGridChange w:id="0">
          <w:tblGrid>
            <w:gridCol w:w="1455"/>
            <w:gridCol w:w="1875"/>
            <w:gridCol w:w="1455"/>
            <w:gridCol w:w="1560"/>
            <w:gridCol w:w="11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jc w:val="center"/>
              <w:rPr>
                <w:sz w:val="20"/>
                <w:szCs w:val="20"/>
              </w:rPr>
            </w:pPr>
            <w:r w:rsidDel="00000000" w:rsidR="00000000" w:rsidRPr="00000000">
              <w:rPr>
                <w:color w:val="242729"/>
                <w:sz w:val="20"/>
                <w:szCs w:val="20"/>
                <w:highlight w:val="white"/>
                <w:rtl w:val="0"/>
              </w:rPr>
              <w:t xml:space="preserve">Overlapping links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Links 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Links in GRN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sz w:val="20"/>
                <w:szCs w:val="20"/>
              </w:rPr>
            </w:pPr>
            <w:r w:rsidDel="00000000" w:rsidR="00000000" w:rsidRPr="00000000">
              <w:rPr>
                <w:sz w:val="20"/>
                <w:szCs w:val="20"/>
                <w:rtl w:val="0"/>
              </w:rPr>
              <w:t xml:space="preserve">Prior network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0.0</w:t>
            </w:r>
            <w:r w:rsidDel="00000000" w:rsidR="00000000" w:rsidRPr="00000000">
              <w:rPr>
                <w:sz w:val="20"/>
                <w:szCs w:val="20"/>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jc w:val="center"/>
              <w:rPr>
                <w:sz w:val="20"/>
                <w:szCs w:val="20"/>
              </w:rPr>
            </w:pPr>
            <w:r w:rsidDel="00000000" w:rsidR="00000000" w:rsidRPr="00000000">
              <w:rPr>
                <w:sz w:val="20"/>
                <w:szCs w:val="20"/>
                <w:rtl w:val="0"/>
              </w:rPr>
              <w:t xml:space="preserve">TRRUST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sz w:val="20"/>
                <w:szCs w:val="20"/>
              </w:rPr>
            </w:pPr>
            <w:r w:rsidDel="00000000" w:rsidR="00000000" w:rsidRPr="00000000">
              <w:rPr>
                <w:sz w:val="20"/>
                <w:szCs w:val="20"/>
                <w:rtl w:val="0"/>
              </w:rPr>
              <w:t xml:space="preserve">0</w:t>
            </w:r>
            <w:r w:rsidDel="00000000" w:rsidR="00000000" w:rsidRPr="00000000">
              <w:rPr>
                <w:sz w:val="20"/>
                <w:szCs w:val="20"/>
                <w:rtl w:val="0"/>
              </w:rPr>
              <w:t xml:space="preserve">.66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jc w:val="center"/>
              <w:rPr>
                <w:sz w:val="20"/>
                <w:szCs w:val="20"/>
              </w:rPr>
            </w:pPr>
            <w:r w:rsidDel="00000000" w:rsidR="00000000" w:rsidRPr="00000000">
              <w:rPr>
                <w:sz w:val="20"/>
                <w:szCs w:val="20"/>
                <w:rtl w:val="0"/>
              </w:rPr>
              <w:t xml:space="preserve">FunCoup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sz w:val="20"/>
                <w:szCs w:val="20"/>
              </w:rPr>
            </w:pPr>
            <w:r w:rsidDel="00000000" w:rsidR="00000000" w:rsidRPr="00000000">
              <w:rPr>
                <w:sz w:val="20"/>
                <w:szCs w:val="20"/>
                <w:rtl w:val="0"/>
              </w:rPr>
              <w:t xml:space="preserve">HumanNet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sz w:val="20"/>
                <w:szCs w:val="20"/>
              </w:rPr>
            </w:pPr>
            <w:r w:rsidDel="00000000" w:rsidR="00000000" w:rsidRPr="00000000">
              <w:rPr>
                <w:sz w:val="20"/>
                <w:szCs w:val="20"/>
                <w:rtl w:val="0"/>
              </w:rPr>
              <w:t xml:space="preserve">STRING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0.003</w:t>
            </w:r>
          </w:p>
        </w:tc>
      </w:tr>
    </w:tbl>
    <w:p w:rsidR="00000000" w:rsidDel="00000000" w:rsidP="00000000" w:rsidRDefault="00000000" w:rsidRPr="00000000" w14:paraId="0000010F">
      <w:pPr>
        <w:spacing w:line="240" w:lineRule="auto"/>
        <w:jc w:val="both"/>
        <w:rPr/>
      </w:pPr>
      <w:r w:rsidDel="00000000" w:rsidR="00000000" w:rsidRPr="00000000">
        <w:rPr>
          <w:rtl w:val="0"/>
        </w:rPr>
      </w:r>
    </w:p>
    <w:p w:rsidR="00000000" w:rsidDel="00000000" w:rsidP="00000000" w:rsidRDefault="00000000" w:rsidRPr="00000000" w14:paraId="00000110">
      <w:pPr>
        <w:jc w:val="both"/>
        <w:rPr>
          <w:b w:val="1"/>
          <w:color w:val="434343"/>
          <w:sz w:val="20"/>
          <w:szCs w:val="20"/>
        </w:rPr>
      </w:pPr>
      <w:r w:rsidDel="00000000" w:rsidR="00000000" w:rsidRPr="00000000">
        <w:rPr>
          <w:rtl w:val="0"/>
        </w:rPr>
      </w:r>
    </w:p>
    <w:p w:rsidR="00000000" w:rsidDel="00000000" w:rsidP="00000000" w:rsidRDefault="00000000" w:rsidRPr="00000000" w14:paraId="00000111">
      <w:pPr>
        <w:jc w:val="both"/>
        <w:rPr>
          <w:b w:val="1"/>
          <w:color w:val="434343"/>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2">
      <w:pPr>
        <w:jc w:val="both"/>
        <w:rPr>
          <w:b w:val="1"/>
          <w:color w:val="434343"/>
          <w:sz w:val="20"/>
          <w:szCs w:val="20"/>
        </w:rPr>
      </w:pPr>
      <w:r w:rsidDel="00000000" w:rsidR="00000000" w:rsidRPr="00000000">
        <w:rPr>
          <w:rtl w:val="0"/>
        </w:rPr>
      </w:r>
    </w:p>
    <w:p w:rsidR="00000000" w:rsidDel="00000000" w:rsidP="00000000" w:rsidRDefault="00000000" w:rsidRPr="00000000" w14:paraId="00000113">
      <w:pPr>
        <w:ind w:right="-15"/>
        <w:jc w:val="both"/>
        <w:rPr>
          <w:sz w:val="20"/>
          <w:szCs w:val="20"/>
        </w:rPr>
      </w:pPr>
      <w:r w:rsidDel="00000000" w:rsidR="00000000" w:rsidRPr="00000000">
        <w:rPr>
          <w:sz w:val="20"/>
          <w:szCs w:val="20"/>
          <w:rtl w:val="0"/>
        </w:rPr>
        <w:t xml:space="preserve">Table S2.</w:t>
      </w:r>
      <w:r w:rsidDel="00000000" w:rsidR="00000000" w:rsidRPr="00000000">
        <w:rPr>
          <w:sz w:val="20"/>
          <w:szCs w:val="20"/>
          <w:rtl w:val="0"/>
        </w:rPr>
        <w:t xml:space="preserve"> </w:t>
      </w:r>
      <w:r w:rsidDel="00000000" w:rsidR="00000000" w:rsidRPr="00000000">
        <w:rPr>
          <w:sz w:val="20"/>
          <w:szCs w:val="20"/>
          <w:rtl w:val="0"/>
        </w:rPr>
        <w:t xml:space="preserve">Genes investigated.</w:t>
      </w:r>
      <w:r w:rsidDel="00000000" w:rsidR="00000000" w:rsidRPr="00000000">
        <w:rPr>
          <w:b w:val="1"/>
          <w:sz w:val="20"/>
          <w:szCs w:val="20"/>
          <w:rtl w:val="0"/>
        </w:rPr>
        <w:t xml:space="preserve"> </w:t>
      </w:r>
      <w:r w:rsidDel="00000000" w:rsidR="00000000" w:rsidRPr="00000000">
        <w:rPr>
          <w:sz w:val="20"/>
          <w:szCs w:val="20"/>
          <w:rtl w:val="0"/>
        </w:rPr>
        <w:t xml:space="preserve">Description of perturbed genes i</w:t>
      </w:r>
      <w:r w:rsidDel="00000000" w:rsidR="00000000" w:rsidRPr="00000000">
        <w:rPr>
          <w:sz w:val="20"/>
          <w:szCs w:val="20"/>
          <w:rtl w:val="0"/>
        </w:rPr>
        <w:t xml:space="preserve">n terms of </w:t>
      </w:r>
      <w:r w:rsidDel="00000000" w:rsidR="00000000" w:rsidRPr="00000000">
        <w:rPr>
          <w:sz w:val="20"/>
          <w:szCs w:val="20"/>
          <w:rtl w:val="0"/>
        </w:rPr>
        <w:t xml:space="preserve">pathways involved in, complexes formed, general notes (such as affect on Myc transcription), and </w:t>
      </w:r>
      <w:r w:rsidDel="00000000" w:rsidR="00000000" w:rsidRPr="00000000">
        <w:rPr>
          <w:sz w:val="20"/>
          <w:szCs w:val="20"/>
          <w:rtl w:val="0"/>
        </w:rPr>
        <w:t xml:space="preserve">RPKM expression in cell line A431.</w:t>
      </w:r>
      <w:r w:rsidDel="00000000" w:rsidR="00000000" w:rsidRPr="00000000">
        <w:rPr>
          <w:sz w:val="20"/>
          <w:szCs w:val="20"/>
          <w:rtl w:val="0"/>
        </w:rPr>
        <w:t xml:space="preserve"> </w:t>
      </w:r>
      <w:r w:rsidDel="00000000" w:rsidR="00000000" w:rsidRPr="00000000">
        <w:rPr>
          <w:sz w:val="20"/>
          <w:szCs w:val="20"/>
          <w:rtl w:val="0"/>
        </w:rPr>
        <w:t xml:space="preserve">Pathway source material is the NCBI BioSystems Database unless otherwise noted. Complex information and General Notes are taken from NCBI. Gene names are listed as in our results and then synonyms in HGNC.</w:t>
      </w:r>
      <w:r w:rsidDel="00000000" w:rsidR="00000000" w:rsidRPr="00000000">
        <w:rPr>
          <w:rtl w:val="0"/>
        </w:rPr>
      </w:r>
    </w:p>
    <w:p w:rsidR="00000000" w:rsidDel="00000000" w:rsidP="00000000" w:rsidRDefault="00000000" w:rsidRPr="00000000" w14:paraId="00000114">
      <w:pPr>
        <w:ind w:right="-15"/>
        <w:jc w:val="both"/>
        <w:rPr>
          <w:sz w:val="20"/>
          <w:szCs w:val="20"/>
        </w:rPr>
      </w:pPr>
      <w:r w:rsidDel="00000000" w:rsidR="00000000" w:rsidRPr="00000000">
        <w:rPr>
          <w:rtl w:val="0"/>
        </w:rPr>
      </w:r>
    </w:p>
    <w:tbl>
      <w:tblPr>
        <w:tblStyle w:val="Table5"/>
        <w:tblW w:w="8370.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50"/>
        <w:gridCol w:w="1455"/>
        <w:gridCol w:w="2355"/>
        <w:gridCol w:w="2325"/>
        <w:gridCol w:w="1185"/>
        <w:tblGridChange w:id="0">
          <w:tblGrid>
            <w:gridCol w:w="1050"/>
            <w:gridCol w:w="1455"/>
            <w:gridCol w:w="2355"/>
            <w:gridCol w:w="2325"/>
            <w:gridCol w:w="118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115">
            <w:pPr>
              <w:widowControl w:val="0"/>
              <w:jc w:val="center"/>
              <w:rPr>
                <w:sz w:val="20"/>
                <w:szCs w:val="20"/>
              </w:rPr>
            </w:pPr>
            <w:r w:rsidDel="00000000" w:rsidR="00000000" w:rsidRPr="00000000">
              <w:rPr>
                <w:b w:val="1"/>
                <w:sz w:val="20"/>
                <w:szCs w:val="20"/>
                <w:rtl w:val="0"/>
              </w:rPr>
              <w:t xml:space="preserve">Genes &amp; synonyms</w:t>
            </w:r>
            <w:r w:rsidDel="00000000" w:rsidR="00000000" w:rsidRPr="00000000">
              <w:rPr>
                <w:rtl w:val="0"/>
              </w:rPr>
            </w:r>
          </w:p>
        </w:tc>
        <w:tc>
          <w:tcPr>
            <w:tcBorders>
              <w:top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b w:val="1"/>
                <w:sz w:val="20"/>
                <w:szCs w:val="20"/>
                <w:rtl w:val="0"/>
              </w:rPr>
              <w:t xml:space="preserve">Pathway</w:t>
            </w:r>
            <w:r w:rsidDel="00000000" w:rsidR="00000000" w:rsidRPr="00000000">
              <w:rPr>
                <w:rtl w:val="0"/>
              </w:rPr>
            </w:r>
          </w:p>
        </w:tc>
        <w:tc>
          <w:tcPr>
            <w:tcBorders>
              <w:top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117">
            <w:pPr>
              <w:widowControl w:val="0"/>
              <w:jc w:val="center"/>
              <w:rPr>
                <w:sz w:val="20"/>
                <w:szCs w:val="20"/>
              </w:rPr>
            </w:pPr>
            <w:r w:rsidDel="00000000" w:rsidR="00000000" w:rsidRPr="00000000">
              <w:rPr>
                <w:b w:val="1"/>
                <w:sz w:val="20"/>
                <w:szCs w:val="20"/>
                <w:rtl w:val="0"/>
              </w:rPr>
              <w:t xml:space="preserve">Complex</w:t>
            </w:r>
            <w:r w:rsidDel="00000000" w:rsidR="00000000" w:rsidRPr="00000000">
              <w:rPr>
                <w:rtl w:val="0"/>
              </w:rPr>
            </w:r>
          </w:p>
        </w:tc>
        <w:tc>
          <w:tcPr>
            <w:tcBorders>
              <w:top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118">
            <w:pPr>
              <w:widowControl w:val="0"/>
              <w:jc w:val="center"/>
              <w:rPr>
                <w:sz w:val="20"/>
                <w:szCs w:val="20"/>
              </w:rPr>
            </w:pPr>
            <w:r w:rsidDel="00000000" w:rsidR="00000000" w:rsidRPr="00000000">
              <w:rPr>
                <w:b w:val="1"/>
                <w:sz w:val="20"/>
                <w:szCs w:val="20"/>
                <w:rtl w:val="0"/>
              </w:rPr>
              <w:t xml:space="preserve">Functional Annotation</w:t>
            </w:r>
            <w:r w:rsidDel="00000000" w:rsidR="00000000" w:rsidRPr="00000000">
              <w:rPr>
                <w:rtl w:val="0"/>
              </w:rPr>
            </w:r>
          </w:p>
        </w:tc>
        <w:tc>
          <w:tcPr>
            <w:tcBorders>
              <w:top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b w:val="1"/>
                <w:sz w:val="20"/>
                <w:szCs w:val="20"/>
                <w:rtl w:val="0"/>
              </w:rPr>
              <w:t xml:space="preserve">RPKM</w:t>
            </w:r>
            <w:r w:rsidDel="00000000" w:rsidR="00000000" w:rsidRPr="00000000">
              <w:rPr>
                <w:rtl w:val="0"/>
              </w:rPr>
            </w:r>
          </w:p>
        </w:tc>
      </w:tr>
      <w:tr>
        <w:trPr>
          <w:trHeight w:val="158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1A">
            <w:pPr>
              <w:widowControl w:val="0"/>
              <w:jc w:val="center"/>
              <w:rPr>
                <w:sz w:val="20"/>
                <w:szCs w:val="20"/>
              </w:rPr>
            </w:pPr>
            <w:r w:rsidDel="00000000" w:rsidR="00000000" w:rsidRPr="00000000">
              <w:rPr>
                <w:b w:val="1"/>
                <w:sz w:val="20"/>
                <w:szCs w:val="20"/>
                <w:rtl w:val="0"/>
              </w:rPr>
              <w:t xml:space="preserve">AES</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ps1pathway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CtBP/CBP/TCF1/TLE1/AES, beta catenin/TCF1/CtBP/CBP/TLE1/AES/SMAD4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Transcriptional corepressor/ regulation and signaling. First complex represses MYC, second activates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51.5</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1F">
            <w:pPr>
              <w:widowControl w:val="0"/>
              <w:jc w:val="center"/>
              <w:rPr>
                <w:b w:val="1"/>
                <w:sz w:val="20"/>
                <w:szCs w:val="20"/>
              </w:rPr>
            </w:pPr>
            <w:r w:rsidDel="00000000" w:rsidR="00000000" w:rsidRPr="00000000">
              <w:rPr>
                <w:b w:val="1"/>
                <w:sz w:val="20"/>
                <w:szCs w:val="20"/>
                <w:rtl w:val="0"/>
              </w:rPr>
              <w:t xml:space="preserve">AIB1 /</w:t>
            </w:r>
          </w:p>
          <w:p w:rsidR="00000000" w:rsidDel="00000000" w:rsidP="00000000" w:rsidRDefault="00000000" w:rsidRPr="00000000" w14:paraId="00000120">
            <w:pPr>
              <w:widowControl w:val="0"/>
              <w:jc w:val="center"/>
              <w:rPr>
                <w:sz w:val="20"/>
                <w:szCs w:val="20"/>
              </w:rPr>
            </w:pPr>
            <w:r w:rsidDel="00000000" w:rsidR="00000000" w:rsidRPr="00000000">
              <w:rPr>
                <w:b w:val="1"/>
                <w:sz w:val="20"/>
                <w:szCs w:val="20"/>
                <w:rtl w:val="0"/>
              </w:rPr>
              <w:t xml:space="preserve">NCOA3</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Era genomic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E2/ERA (dimer)/AIB1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Transcriptional regulation and enzymatic behavior. Nuclear receptor coactivator. Complex activates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15.1</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25">
            <w:pPr>
              <w:widowControl w:val="0"/>
              <w:jc w:val="center"/>
              <w:rPr>
                <w:sz w:val="20"/>
                <w:szCs w:val="20"/>
              </w:rPr>
            </w:pPr>
            <w:r w:rsidDel="00000000" w:rsidR="00000000" w:rsidRPr="00000000">
              <w:rPr>
                <w:b w:val="1"/>
                <w:sz w:val="20"/>
                <w:szCs w:val="20"/>
                <w:rtl w:val="0"/>
              </w:rPr>
              <w:t xml:space="preserve">AKT1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widowControl w:val="0"/>
              <w:jc w:val="center"/>
              <w:rPr>
                <w:sz w:val="20"/>
                <w:szCs w:val="20"/>
              </w:rPr>
            </w:pPr>
            <w:r w:rsidDel="00000000" w:rsidR="00000000" w:rsidRPr="00000000">
              <w:rPr>
                <w:sz w:val="20"/>
                <w:szCs w:val="20"/>
                <w:rtl w:val="0"/>
              </w:rPr>
              <w:t xml:space="preserve">Il2 pi3kpathway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AKT1+plasma membrane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Kinase, enzyme, oncogene, metabolism.</w:t>
            </w:r>
          </w:p>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ser/thr kinase that activates MYC when in plasma membrane, oncogene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13.2</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2B">
            <w:pPr>
              <w:widowControl w:val="0"/>
              <w:jc w:val="center"/>
              <w:rPr>
                <w:sz w:val="20"/>
                <w:szCs w:val="20"/>
              </w:rPr>
            </w:pPr>
            <w:r w:rsidDel="00000000" w:rsidR="00000000" w:rsidRPr="00000000">
              <w:rPr>
                <w:b w:val="1"/>
                <w:sz w:val="20"/>
                <w:szCs w:val="20"/>
                <w:rtl w:val="0"/>
              </w:rPr>
              <w:t xml:space="preserve">BIRC5</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Transcription regulation. Protease inhibitor, Repressor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44.1</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b w:val="1"/>
                <w:sz w:val="20"/>
                <w:szCs w:val="20"/>
                <w:rtl w:val="0"/>
              </w:rPr>
              <w:t xml:space="preserve">BRCA1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Transcription regulation,DNA-binding, metabolic and enzymatic activity, Tumor suppressor. Works w/MYC to repress psoriasin, tumor suppressor gene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16.8</w:t>
            </w:r>
          </w:p>
        </w:tc>
      </w:tr>
      <w:tr>
        <w:trPr>
          <w:trHeight w:val="68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b w:val="1"/>
                <w:sz w:val="20"/>
                <w:szCs w:val="20"/>
                <w:rtl w:val="0"/>
              </w:rPr>
              <w:t xml:space="preserve">BRD4 / (M)CAP / HUNK(L)</w:t>
            </w:r>
            <w:r w:rsidDel="00000000" w:rsidR="00000000" w:rsidRPr="00000000">
              <w:rPr>
                <w:rtl w:val="0"/>
              </w:rPr>
            </w:r>
          </w:p>
        </w:tc>
        <w:tc>
          <w:tcPr>
            <w:tcBorders>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36">
            <w:pPr>
              <w:widowControl w:val="0"/>
              <w:jc w:val="center"/>
              <w:rPr>
                <w:sz w:val="20"/>
                <w:szCs w:val="20"/>
              </w:rPr>
            </w:pPr>
            <w:hyperlink r:id="rId120">
              <w:r w:rsidDel="00000000" w:rsidR="00000000" w:rsidRPr="00000000">
                <w:rPr>
                  <w:color w:val="1155cc"/>
                  <w:sz w:val="20"/>
                  <w:szCs w:val="20"/>
                  <w:u w:val="single"/>
                  <w:rtl w:val="0"/>
                </w:rPr>
                <w:t xml:space="preserve">PI3K/ AKT pathway</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activates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Transcription regulation, metabolic and enzymatic activity, common complex w/P-TEFb</w:t>
            </w:r>
          </w:p>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(Delmore 2011[26]), oncogene</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8.1</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3B">
            <w:pPr>
              <w:widowControl w:val="0"/>
              <w:jc w:val="center"/>
              <w:rPr>
                <w:sz w:val="20"/>
                <w:szCs w:val="20"/>
              </w:rPr>
            </w:pPr>
            <w:r w:rsidDel="00000000" w:rsidR="00000000" w:rsidRPr="00000000">
              <w:rPr>
                <w:b w:val="1"/>
                <w:sz w:val="20"/>
                <w:szCs w:val="20"/>
                <w:rtl w:val="0"/>
              </w:rPr>
              <w:t xml:space="preserve">BYSL</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jc w:val="center"/>
              <w:rPr>
                <w:sz w:val="20"/>
                <w:szCs w:val="20"/>
              </w:rPr>
            </w:pPr>
            <w:hyperlink r:id="rId121">
              <w:r w:rsidDel="00000000" w:rsidR="00000000" w:rsidRPr="00000000">
                <w:rPr>
                  <w:b w:val="0"/>
                  <w:color w:val="000000"/>
                  <w:sz w:val="20"/>
                  <w:szCs w:val="20"/>
                  <w:u w:val="none"/>
                  <w:rtl w:val="0"/>
                </w:rPr>
                <w:t xml:space="preserve">[38,39]</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15.5</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40">
            <w:pPr>
              <w:widowControl w:val="0"/>
              <w:jc w:val="center"/>
              <w:rPr>
                <w:sz w:val="20"/>
                <w:szCs w:val="20"/>
              </w:rPr>
            </w:pPr>
            <w:r w:rsidDel="00000000" w:rsidR="00000000" w:rsidRPr="00000000">
              <w:rPr>
                <w:b w:val="1"/>
                <w:sz w:val="20"/>
                <w:szCs w:val="20"/>
                <w:rtl w:val="0"/>
              </w:rPr>
              <w:t xml:space="preserve">CCNB1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jc w:val="center"/>
              <w:rPr>
                <w:sz w:val="20"/>
                <w:szCs w:val="20"/>
              </w:rPr>
            </w:pPr>
            <w:hyperlink r:id="rId122">
              <w:r w:rsidDel="00000000" w:rsidR="00000000" w:rsidRPr="00000000">
                <w:rPr>
                  <w:color w:val="1155cc"/>
                  <w:sz w:val="20"/>
                  <w:szCs w:val="20"/>
                  <w:u w:val="single"/>
                  <w:rtl w:val="0"/>
                </w:rPr>
                <w:t xml:space="preserve">FoxO signaling pathway</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metabolic activity, </w:t>
            </w:r>
            <w:r w:rsidDel="00000000" w:rsidR="00000000" w:rsidRPr="00000000">
              <w:rPr>
                <w:sz w:val="20"/>
                <w:szCs w:val="20"/>
                <w:rtl w:val="0"/>
              </w:rPr>
              <w:t xml:space="preserve">Cyclin B1</w:t>
            </w:r>
          </w:p>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Ser/thr kinase activator</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145</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b w:val="1"/>
                <w:sz w:val="20"/>
                <w:szCs w:val="20"/>
                <w:rtl w:val="0"/>
              </w:rPr>
              <w:t xml:space="preserve">CEBPB</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widowControl w:val="0"/>
              <w:jc w:val="center"/>
              <w:rPr>
                <w:sz w:val="20"/>
                <w:szCs w:val="20"/>
              </w:rPr>
            </w:pPr>
            <w:hyperlink r:id="rId123">
              <w:r w:rsidDel="00000000" w:rsidR="00000000" w:rsidRPr="00000000">
                <w:rPr>
                  <w:color w:val="1155cc"/>
                  <w:sz w:val="20"/>
                  <w:szCs w:val="20"/>
                  <w:u w:val="single"/>
                  <w:rtl w:val="0"/>
                </w:rPr>
                <w:t xml:space="preserve">MEK/ERK signaling pathway</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Transcription factor, </w:t>
            </w:r>
            <w:r w:rsidDel="00000000" w:rsidR="00000000" w:rsidRPr="00000000">
              <w:rPr>
                <w:sz w:val="20"/>
                <w:szCs w:val="20"/>
                <w:rtl w:val="0"/>
              </w:rPr>
              <w:t xml:space="preserve">DNA-binding</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5.3</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b w:val="1"/>
                <w:sz w:val="20"/>
                <w:szCs w:val="20"/>
                <w:rtl w:val="0"/>
              </w:rPr>
              <w:t xml:space="preserve">CHUK</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Serine kinase, metabolic activity,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14.6</w:t>
            </w:r>
          </w:p>
        </w:tc>
      </w:tr>
      <w:tr>
        <w:trPr>
          <w:trHeight w:val="30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50">
            <w:pPr>
              <w:widowControl w:val="0"/>
              <w:jc w:val="center"/>
              <w:rPr>
                <w:b w:val="1"/>
                <w:sz w:val="20"/>
                <w:szCs w:val="20"/>
              </w:rPr>
            </w:pPr>
            <w:r w:rsidDel="00000000" w:rsidR="00000000" w:rsidRPr="00000000">
              <w:rPr>
                <w:b w:val="1"/>
                <w:sz w:val="20"/>
                <w:szCs w:val="20"/>
                <w:rtl w:val="0"/>
              </w:rPr>
              <w:t xml:space="preserve">CTNNB1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1">
            <w:pPr>
              <w:widowControl w:val="0"/>
              <w:jc w:val="center"/>
              <w:rPr>
                <w:sz w:val="20"/>
                <w:szCs w:val="20"/>
              </w:rPr>
            </w:pPr>
            <w:hyperlink r:id="rId124">
              <w:r w:rsidDel="00000000" w:rsidR="00000000" w:rsidRPr="00000000">
                <w:rPr>
                  <w:color w:val="1155cc"/>
                  <w:sz w:val="20"/>
                  <w:szCs w:val="20"/>
                  <w:u w:val="single"/>
                  <w:rtl w:val="0"/>
                </w:rPr>
                <w:t xml:space="preserve">BDNF signaling pathway</w:t>
              </w:r>
            </w:hyperlink>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Transcription regulation, signaling, enzymatic activity,</w:t>
            </w:r>
            <w:r w:rsidDel="00000000" w:rsidR="00000000" w:rsidRPr="00000000">
              <w:rPr>
                <w:sz w:val="20"/>
                <w:szCs w:val="20"/>
                <w:rtl w:val="0"/>
              </w:rPr>
              <w:t xml:space="preserve">oncogene</w:t>
            </w: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100.5</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widowControl w:val="0"/>
              <w:jc w:val="center"/>
              <w:rPr>
                <w:sz w:val="20"/>
                <w:szCs w:val="20"/>
              </w:rPr>
            </w:pPr>
            <w:hyperlink r:id="rId125">
              <w:r w:rsidDel="00000000" w:rsidR="00000000" w:rsidRPr="00000000">
                <w:rPr>
                  <w:color w:val="1155cc"/>
                  <w:sz w:val="20"/>
                  <w:szCs w:val="20"/>
                  <w:u w:val="single"/>
                  <w:rtl w:val="0"/>
                </w:rPr>
                <w:t xml:space="preserve">Wnt signaling pathway</w:t>
              </w:r>
            </w:hyperlink>
            <w:r w:rsidDel="00000000" w:rsidR="00000000" w:rsidRPr="00000000">
              <w:rPr>
                <w:rtl w:val="0"/>
              </w:rPr>
            </w:r>
          </w:p>
        </w:tc>
        <w:tc>
          <w:tcPr>
            <w:vMerge w:val="continue"/>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spacing w:after="0" w:before="0" w:line="240" w:lineRule="auto"/>
              <w:ind w:left="0" w:firstLine="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spacing w:after="0" w:before="0" w:line="240" w:lineRule="auto"/>
              <w:ind w:left="0" w:firstLine="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center"/>
              <w:rPr>
                <w:sz w:val="20"/>
                <w:szCs w:val="20"/>
              </w:rPr>
            </w:pPr>
            <w:r w:rsidDel="00000000" w:rsidR="00000000" w:rsidRPr="00000000">
              <w:rPr>
                <w:rtl w:val="0"/>
              </w:rPr>
            </w:r>
          </w:p>
        </w:tc>
      </w:tr>
      <w:tr>
        <w:trPr>
          <w:trHeight w:val="30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5A">
            <w:pPr>
              <w:widowControl w:val="0"/>
              <w:jc w:val="center"/>
              <w:rPr>
                <w:b w:val="1"/>
                <w:sz w:val="20"/>
                <w:szCs w:val="20"/>
              </w:rPr>
            </w:pPr>
            <w:r w:rsidDel="00000000" w:rsidR="00000000" w:rsidRPr="00000000">
              <w:rPr>
                <w:b w:val="1"/>
                <w:sz w:val="20"/>
                <w:szCs w:val="20"/>
                <w:rtl w:val="0"/>
              </w:rPr>
              <w:t xml:space="preserve">DP1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e2f 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E2F1-3/DP</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Transcription regulation, DNA-binding, </w:t>
            </w:r>
            <w:r w:rsidDel="00000000" w:rsidR="00000000" w:rsidRPr="00000000">
              <w:rPr>
                <w:sz w:val="20"/>
                <w:szCs w:val="20"/>
                <w:rtl w:val="0"/>
              </w:rPr>
              <w:t xml:space="preserve">complex activates MYC, oncogene, tumor suppressor gene</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6.6</w:t>
            </w:r>
            <w:r w:rsidDel="00000000" w:rsidR="00000000" w:rsidRPr="00000000">
              <w:rPr>
                <w:rtl w:val="0"/>
              </w:rPr>
            </w:r>
          </w:p>
        </w:tc>
      </w:tr>
      <w:tr>
        <w:trPr>
          <w:trHeight w:val="68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b w:val="1"/>
                <w:sz w:val="20"/>
                <w:szCs w:val="20"/>
                <w:rtl w:val="0"/>
              </w:rPr>
              <w:t xml:space="preserve">DP2</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0">
            <w:pPr>
              <w:widowControl w:val="0"/>
              <w:jc w:val="center"/>
              <w:rPr>
                <w:sz w:val="20"/>
                <w:szCs w:val="20"/>
              </w:rPr>
            </w:pPr>
            <w:r w:rsidDel="00000000" w:rsidR="00000000" w:rsidRPr="00000000">
              <w:rPr>
                <w:sz w:val="20"/>
                <w:szCs w:val="20"/>
                <w:rtl w:val="0"/>
              </w:rPr>
              <w:t xml:space="preserve">e2f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E2F4/DP2/TRRAP, E2F4/DP2/GCN5</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Transcription regulation, DNA-binding, complexes activate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3">
            <w:pPr>
              <w:widowControl w:val="0"/>
              <w:jc w:val="center"/>
              <w:rPr>
                <w:sz w:val="20"/>
                <w:szCs w:val="20"/>
              </w:rPr>
            </w:pPr>
            <w:r w:rsidDel="00000000" w:rsidR="00000000" w:rsidRPr="00000000">
              <w:rPr>
                <w:sz w:val="20"/>
                <w:szCs w:val="20"/>
                <w:rtl w:val="0"/>
              </w:rPr>
              <w:t xml:space="preserve">15.2</w:t>
            </w:r>
          </w:p>
        </w:tc>
      </w:tr>
      <w:tr>
        <w:trPr>
          <w:trHeight w:val="30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64">
            <w:pPr>
              <w:widowControl w:val="0"/>
              <w:jc w:val="center"/>
              <w:rPr>
                <w:b w:val="1"/>
                <w:sz w:val="20"/>
                <w:szCs w:val="20"/>
              </w:rPr>
            </w:pPr>
            <w:r w:rsidDel="00000000" w:rsidR="00000000" w:rsidRPr="00000000">
              <w:rPr>
                <w:b w:val="1"/>
                <w:sz w:val="20"/>
                <w:szCs w:val="20"/>
                <w:rtl w:val="0"/>
              </w:rPr>
              <w:t xml:space="preserve">DVL3</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Beta catenin nuc pathway</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widowControl w:val="0"/>
              <w:jc w:val="center"/>
              <w:rPr>
                <w:sz w:val="20"/>
                <w:szCs w:val="20"/>
              </w:rPr>
            </w:pPr>
            <w:r w:rsidDel="00000000" w:rsidR="00000000" w:rsidRPr="00000000">
              <w:rPr>
                <w:sz w:val="20"/>
                <w:szCs w:val="20"/>
                <w:rtl w:val="0"/>
              </w:rPr>
              <w:t xml:space="preserve">TCF4/beta catenin/JUN/DVL3</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Signaling, complex activates Myc</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widowControl w:val="0"/>
              <w:jc w:val="center"/>
              <w:rPr>
                <w:sz w:val="20"/>
                <w:szCs w:val="20"/>
              </w:rPr>
            </w:pPr>
            <w:r w:rsidDel="00000000" w:rsidR="00000000" w:rsidRPr="00000000">
              <w:rPr>
                <w:sz w:val="20"/>
                <w:szCs w:val="20"/>
                <w:rtl w:val="0"/>
              </w:rPr>
              <w:t xml:space="preserve">18.3</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jc w:val="center"/>
              <w:rPr>
                <w:sz w:val="20"/>
                <w:szCs w:val="20"/>
              </w:rPr>
            </w:pPr>
            <w:r w:rsidDel="00000000" w:rsidR="00000000" w:rsidRPr="00000000">
              <w:rPr>
                <w:rtl w:val="0"/>
              </w:rPr>
            </w:r>
          </w:p>
        </w:tc>
      </w:tr>
      <w:tr>
        <w:trPr>
          <w:trHeight w:val="13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b w:val="1"/>
                <w:sz w:val="20"/>
                <w:szCs w:val="20"/>
                <w:rtl w:val="0"/>
              </w:rPr>
              <w:t xml:space="preserve">E2F4</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E2f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E2F4/DP2/TRRAP, E2F4/DP2/GCN5, CEBPA/BRM/RB1/E2F4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Transcription regulation, DNA-binding, First two complexes activate MYC, the second represses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15.2</w:t>
            </w:r>
          </w:p>
        </w:tc>
      </w:tr>
      <w:tr>
        <w:trPr>
          <w:trHeight w:val="30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73">
            <w:pPr>
              <w:widowControl w:val="0"/>
              <w:jc w:val="center"/>
              <w:rPr>
                <w:b w:val="1"/>
                <w:sz w:val="20"/>
                <w:szCs w:val="20"/>
              </w:rPr>
            </w:pPr>
            <w:r w:rsidDel="00000000" w:rsidR="00000000" w:rsidRPr="00000000">
              <w:rPr>
                <w:b w:val="1"/>
                <w:sz w:val="20"/>
                <w:szCs w:val="20"/>
                <w:rtl w:val="0"/>
              </w:rPr>
              <w:t xml:space="preserve">ENO1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Myc active pathway</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rtl w:val="0"/>
              </w:rPr>
            </w:r>
          </w:p>
          <w:p w:rsidR="00000000" w:rsidDel="00000000" w:rsidP="00000000" w:rsidRDefault="00000000" w:rsidRPr="00000000" w14:paraId="00000176">
            <w:pPr>
              <w:widowControl w:val="0"/>
              <w:rPr>
                <w:sz w:val="20"/>
                <w:szCs w:val="20"/>
              </w:rPr>
            </w:pPr>
            <w:r w:rsidDel="00000000" w:rsidR="00000000" w:rsidRPr="00000000">
              <w:rPr>
                <w:rtl w:val="0"/>
              </w:rPr>
            </w:r>
          </w:p>
          <w:p w:rsidR="00000000" w:rsidDel="00000000" w:rsidP="00000000" w:rsidRDefault="00000000" w:rsidRPr="00000000" w14:paraId="00000177">
            <w:pPr>
              <w:widowControl w:val="0"/>
              <w:jc w:val="center"/>
              <w:rPr>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Transcription regulation, DNA-binding, metabolic activity, represses MYC</w:t>
            </w: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sz w:val="20"/>
                <w:szCs w:val="20"/>
                <w:rtl w:val="0"/>
              </w:rPr>
              <w:t xml:space="preserve">919.1</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Notch pathway</w:t>
            </w:r>
          </w:p>
        </w:tc>
        <w:tc>
          <w:tcPr>
            <w:vMerge w:val="continue"/>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D">
            <w:pPr>
              <w:widowControl w:val="0"/>
              <w:spacing w:after="0" w:before="0" w:line="240" w:lineRule="auto"/>
              <w:ind w:left="0" w:firstLine="0"/>
              <w:jc w:val="center"/>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E">
            <w:pPr>
              <w:widowControl w:val="0"/>
              <w:spacing w:after="0" w:before="0" w:line="240" w:lineRule="auto"/>
              <w:ind w:left="0" w:firstLine="0"/>
              <w:jc w:val="center"/>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jc w:val="center"/>
              <w:rPr>
                <w:sz w:val="20"/>
                <w:szCs w:val="20"/>
              </w:rPr>
            </w:pPr>
            <w:r w:rsidDel="00000000" w:rsidR="00000000" w:rsidRPr="00000000">
              <w:rPr>
                <w:rtl w:val="0"/>
              </w:rPr>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80">
            <w:pPr>
              <w:widowControl w:val="0"/>
              <w:jc w:val="center"/>
              <w:rPr>
                <w:b w:val="1"/>
                <w:sz w:val="20"/>
                <w:szCs w:val="20"/>
              </w:rPr>
            </w:pPr>
            <w:r w:rsidDel="00000000" w:rsidR="00000000" w:rsidRPr="00000000">
              <w:rPr>
                <w:b w:val="1"/>
                <w:sz w:val="20"/>
                <w:szCs w:val="20"/>
                <w:rtl w:val="0"/>
              </w:rPr>
              <w:t xml:space="preserve">FOXO3A /</w:t>
            </w:r>
          </w:p>
          <w:p w:rsidR="00000000" w:rsidDel="00000000" w:rsidP="00000000" w:rsidRDefault="00000000" w:rsidRPr="00000000" w14:paraId="00000181">
            <w:pPr>
              <w:widowControl w:val="0"/>
              <w:jc w:val="center"/>
              <w:rPr>
                <w:sz w:val="20"/>
                <w:szCs w:val="20"/>
              </w:rPr>
            </w:pPr>
            <w:r w:rsidDel="00000000" w:rsidR="00000000" w:rsidRPr="00000000">
              <w:rPr>
                <w:b w:val="1"/>
                <w:sz w:val="20"/>
                <w:szCs w:val="20"/>
                <w:rtl w:val="0"/>
              </w:rPr>
              <w:t xml:space="preserve">FOXM1C</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Myc represions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4">
            <w:pPr>
              <w:widowControl w:val="0"/>
              <w:jc w:val="center"/>
              <w:rPr>
                <w:color w:val="1155cc"/>
                <w:sz w:val="20"/>
                <w:szCs w:val="20"/>
                <w:u w:val="single"/>
              </w:rPr>
            </w:pPr>
            <w:r w:rsidDel="00000000" w:rsidR="00000000" w:rsidRPr="00000000">
              <w:rPr>
                <w:sz w:val="20"/>
                <w:szCs w:val="20"/>
                <w:rtl w:val="0"/>
              </w:rPr>
              <w:t xml:space="preserve">Transcription regulation, DNA-binding, enzymatic activity, Tumor suppressor. </w:t>
            </w:r>
            <w:hyperlink r:id="rId126">
              <w:r w:rsidDel="00000000" w:rsidR="00000000" w:rsidRPr="00000000">
                <w:rPr>
                  <w:b w:val="0"/>
                  <w:color w:val="000000"/>
                  <w:sz w:val="20"/>
                  <w:szCs w:val="20"/>
                  <w:u w:val="none"/>
                  <w:rtl w:val="0"/>
                </w:rPr>
                <w:t xml:space="preserve">[40]</w:t>
              </w:r>
            </w:hyperlink>
            <w:r w:rsidDel="00000000" w:rsidR="00000000" w:rsidRPr="00000000">
              <w:fldChar w:fldCharType="begin"/>
              <w:instrText xml:space="preserve"> HYPERLINK "https://paperpile.com/c/zXZWa3/510J" </w:instrText>
              <w:fldChar w:fldCharType="separate"/>
            </w:r>
            <w:r w:rsidDel="00000000" w:rsidR="00000000" w:rsidRPr="00000000">
              <w:rPr>
                <w:rtl w:val="0"/>
              </w:rPr>
            </w:r>
          </w:p>
          <w:p w:rsidR="00000000" w:rsidDel="00000000" w:rsidP="00000000" w:rsidRDefault="00000000" w:rsidRPr="00000000" w14:paraId="00000185">
            <w:pPr>
              <w:widowControl w:val="0"/>
              <w:jc w:val="center"/>
              <w:rPr>
                <w:sz w:val="20"/>
                <w:szCs w:val="20"/>
              </w:rPr>
            </w:pPr>
            <w:r w:rsidDel="00000000" w:rsidR="00000000" w:rsidRPr="00000000">
              <w:fldChar w:fldCharType="end"/>
            </w:r>
            <w:hyperlink r:id="rId127">
              <w:r w:rsidDel="00000000" w:rsidR="00000000" w:rsidRPr="00000000">
                <w:rPr>
                  <w:b w:val="0"/>
                  <w:color w:val="000000"/>
                  <w:sz w:val="20"/>
                  <w:szCs w:val="20"/>
                  <w:u w:val="none"/>
                  <w:rtl w:val="0"/>
                </w:rPr>
                <w:t xml:space="preserve">[40]</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13.3</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b w:val="1"/>
                <w:sz w:val="20"/>
                <w:szCs w:val="20"/>
                <w:rtl w:val="0"/>
              </w:rPr>
              <w:t xml:space="preserve">GCN1(L1)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A">
            <w:pPr>
              <w:widowControl w:val="0"/>
              <w:jc w:val="center"/>
              <w:rPr>
                <w:sz w:val="20"/>
                <w:szCs w:val="20"/>
              </w:rPr>
            </w:pPr>
            <w:hyperlink r:id="rId128">
              <w:r w:rsidDel="00000000" w:rsidR="00000000" w:rsidRPr="00000000">
                <w:rPr>
                  <w:b w:val="0"/>
                  <w:color w:val="000000"/>
                  <w:sz w:val="20"/>
                  <w:szCs w:val="20"/>
                  <w:u w:val="none"/>
                  <w:rtl w:val="0"/>
                </w:rPr>
                <w:t xml:space="preserve">[30]</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58.3</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b w:val="1"/>
                <w:sz w:val="20"/>
                <w:szCs w:val="20"/>
                <w:rtl w:val="0"/>
              </w:rPr>
              <w:t xml:space="preserve">GNL3</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8F">
            <w:pPr>
              <w:widowControl w:val="0"/>
              <w:jc w:val="center"/>
              <w:rPr>
                <w:color w:val="1155cc"/>
                <w:sz w:val="20"/>
                <w:szCs w:val="20"/>
                <w:u w:val="single"/>
              </w:rPr>
            </w:pPr>
            <w:hyperlink r:id="rId129">
              <w:r w:rsidDel="00000000" w:rsidR="00000000" w:rsidRPr="00000000">
                <w:rPr>
                  <w:b w:val="0"/>
                  <w:color w:val="000000"/>
                  <w:sz w:val="20"/>
                  <w:szCs w:val="20"/>
                  <w:u w:val="none"/>
                  <w:rtl w:val="0"/>
                </w:rPr>
                <w:t xml:space="preserve">[41]</w:t>
              </w:r>
            </w:hyperlink>
            <w:r w:rsidDel="00000000" w:rsidR="00000000" w:rsidRPr="00000000">
              <w:fldChar w:fldCharType="begin"/>
              <w:instrText xml:space="preserve"> HYPERLINK "https://paperpile.com/c/zXZWa3/5tHb" </w:instrText>
              <w:fldChar w:fldCharType="separate"/>
            </w:r>
            <w:r w:rsidDel="00000000" w:rsidR="00000000" w:rsidRPr="00000000">
              <w:rPr>
                <w:rtl w:val="0"/>
              </w:rPr>
            </w:r>
          </w:p>
          <w:p w:rsidR="00000000" w:rsidDel="00000000" w:rsidP="00000000" w:rsidRDefault="00000000" w:rsidRPr="00000000" w14:paraId="00000190">
            <w:pPr>
              <w:widowControl w:val="0"/>
              <w:jc w:val="center"/>
              <w:rPr>
                <w:sz w:val="20"/>
                <w:szCs w:val="20"/>
              </w:rPr>
            </w:pPr>
            <w:r w:rsidDel="00000000" w:rsidR="00000000" w:rsidRPr="00000000">
              <w:fldChar w:fldCharType="end"/>
            </w:r>
            <w:hyperlink r:id="rId130">
              <w:r w:rsidDel="00000000" w:rsidR="00000000" w:rsidRPr="00000000">
                <w:rPr>
                  <w:b w:val="0"/>
                  <w:color w:val="000000"/>
                  <w:sz w:val="20"/>
                  <w:szCs w:val="20"/>
                  <w:u w:val="none"/>
                  <w:rtl w:val="0"/>
                </w:rPr>
                <w:t xml:space="preserve">[41]</w:t>
              </w:r>
            </w:hyperlink>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1">
            <w:pPr>
              <w:widowControl w:val="0"/>
              <w:jc w:val="center"/>
              <w:rPr>
                <w:sz w:val="20"/>
                <w:szCs w:val="20"/>
              </w:rPr>
            </w:pPr>
            <w:r w:rsidDel="00000000" w:rsidR="00000000" w:rsidRPr="00000000">
              <w:rPr>
                <w:sz w:val="20"/>
                <w:szCs w:val="20"/>
                <w:rtl w:val="0"/>
              </w:rPr>
              <w:t xml:space="preserve">46.3</w:t>
            </w:r>
          </w:p>
        </w:tc>
      </w:tr>
      <w:tr>
        <w:trPr>
          <w:trHeight w:val="30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92">
            <w:pPr>
              <w:widowControl w:val="0"/>
              <w:jc w:val="center"/>
              <w:rPr>
                <w:b w:val="1"/>
                <w:sz w:val="20"/>
                <w:szCs w:val="20"/>
              </w:rPr>
            </w:pPr>
            <w:r w:rsidDel="00000000" w:rsidR="00000000" w:rsidRPr="00000000">
              <w:rPr>
                <w:b w:val="1"/>
                <w:sz w:val="20"/>
                <w:szCs w:val="20"/>
                <w:rtl w:val="0"/>
              </w:rPr>
              <w:t xml:space="preserve">JUN*</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3">
            <w:pPr>
              <w:widowControl w:val="0"/>
              <w:jc w:val="center"/>
              <w:rPr>
                <w:sz w:val="20"/>
                <w:szCs w:val="20"/>
              </w:rPr>
            </w:pPr>
            <w:r w:rsidDel="00000000" w:rsidR="00000000" w:rsidRPr="00000000">
              <w:rPr>
                <w:sz w:val="20"/>
                <w:szCs w:val="20"/>
                <w:rtl w:val="0"/>
              </w:rPr>
              <w:t xml:space="preserve">Ap1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JUN/JUND</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5">
            <w:pPr>
              <w:widowControl w:val="0"/>
              <w:jc w:val="center"/>
              <w:rPr>
                <w:sz w:val="20"/>
                <w:szCs w:val="20"/>
              </w:rPr>
            </w:pPr>
            <w:r w:rsidDel="00000000" w:rsidR="00000000" w:rsidRPr="00000000">
              <w:rPr>
                <w:sz w:val="20"/>
                <w:szCs w:val="20"/>
                <w:rtl w:val="0"/>
              </w:rPr>
              <w:t xml:space="preserve">activates as JUN/JUND</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15.3</w:t>
            </w:r>
          </w:p>
        </w:tc>
      </w:tr>
      <w:tr>
        <w:trPr>
          <w:trHeight w:val="46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Betacatenin nuc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TCF4/beta catenin/JUN/DVL3</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Transcription regulation, DNA-binding, enzymatic activity, complex activates MYC, oncogene</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jc w:val="center"/>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b w:val="1"/>
                <w:sz w:val="20"/>
                <w:szCs w:val="20"/>
                <w:rtl w:val="0"/>
              </w:rPr>
              <w:t xml:space="preserve">LKB1 / STK11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D">
            <w:pPr>
              <w:widowControl w:val="0"/>
              <w:jc w:val="center"/>
              <w:rPr>
                <w:sz w:val="20"/>
                <w:szCs w:val="20"/>
              </w:rPr>
            </w:pPr>
            <w:r w:rsidDel="00000000" w:rsidR="00000000" w:rsidRPr="00000000">
              <w:rPr>
                <w:sz w:val="20"/>
                <w:szCs w:val="20"/>
                <w:rtl w:val="0"/>
              </w:rPr>
              <w:t xml:space="preserve">Lkb1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E">
            <w:pPr>
              <w:widowControl w:val="0"/>
              <w:jc w:val="center"/>
              <w:rPr>
                <w:sz w:val="20"/>
                <w:szCs w:val="20"/>
              </w:rPr>
            </w:pPr>
            <w:r w:rsidDel="00000000" w:rsidR="00000000" w:rsidRPr="00000000">
              <w:rPr>
                <w:sz w:val="20"/>
                <w:szCs w:val="20"/>
                <w:rtl w:val="0"/>
              </w:rPr>
              <w:t xml:space="preserve">LKB1/ER alpha</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9F">
            <w:pPr>
              <w:widowControl w:val="0"/>
              <w:jc w:val="center"/>
              <w:rPr>
                <w:sz w:val="20"/>
                <w:szCs w:val="20"/>
              </w:rPr>
            </w:pPr>
            <w:r w:rsidDel="00000000" w:rsidR="00000000" w:rsidRPr="00000000">
              <w:rPr>
                <w:sz w:val="20"/>
                <w:szCs w:val="20"/>
                <w:rtl w:val="0"/>
              </w:rPr>
              <w:t xml:space="preserve">complex activates MYC, Kinase, metabolic activity, Tumor suppressor.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0">
            <w:pPr>
              <w:widowControl w:val="0"/>
              <w:jc w:val="center"/>
              <w:rPr>
                <w:sz w:val="20"/>
                <w:szCs w:val="20"/>
              </w:rPr>
            </w:pPr>
            <w:r w:rsidDel="00000000" w:rsidR="00000000" w:rsidRPr="00000000">
              <w:rPr>
                <w:sz w:val="20"/>
                <w:szCs w:val="20"/>
                <w:rtl w:val="0"/>
              </w:rPr>
              <w:t xml:space="preserve">10</w:t>
            </w:r>
          </w:p>
        </w:tc>
      </w:tr>
      <w:tr>
        <w:trPr>
          <w:trHeight w:val="46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A1">
            <w:pPr>
              <w:widowControl w:val="0"/>
              <w:jc w:val="center"/>
              <w:rPr>
                <w:b w:val="1"/>
                <w:sz w:val="20"/>
                <w:szCs w:val="20"/>
              </w:rPr>
            </w:pPr>
            <w:r w:rsidDel="00000000" w:rsidR="00000000" w:rsidRPr="00000000">
              <w:rPr>
                <w:b w:val="1"/>
                <w:sz w:val="20"/>
                <w:szCs w:val="20"/>
                <w:rtl w:val="0"/>
              </w:rPr>
              <w:t xml:space="preserve">MAX</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Myc activation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3">
            <w:pPr>
              <w:widowControl w:val="0"/>
              <w:jc w:val="center"/>
              <w:rPr>
                <w:sz w:val="20"/>
                <w:szCs w:val="20"/>
              </w:rPr>
            </w:pPr>
            <w:r w:rsidDel="00000000" w:rsidR="00000000" w:rsidRPr="00000000">
              <w:rPr>
                <w:sz w:val="20"/>
                <w:szCs w:val="20"/>
                <w:rtl w:val="0"/>
              </w:rPr>
              <w:t xml:space="preserve">MYC/Max/RPL11,MYC/Max/TRRAP/TIP60/TIP49A/TIP49B/BAF53</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5">
            <w:pPr>
              <w:widowControl w:val="0"/>
              <w:jc w:val="center"/>
              <w:rPr>
                <w:sz w:val="20"/>
                <w:szCs w:val="20"/>
              </w:rPr>
            </w:pPr>
            <w:r w:rsidDel="00000000" w:rsidR="00000000" w:rsidRPr="00000000">
              <w:rPr>
                <w:sz w:val="20"/>
                <w:szCs w:val="20"/>
                <w:rtl w:val="0"/>
              </w:rPr>
              <w:t xml:space="preserve">21.7</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7">
            <w:pPr>
              <w:widowControl w:val="0"/>
              <w:jc w:val="center"/>
              <w:rPr>
                <w:sz w:val="20"/>
                <w:szCs w:val="20"/>
              </w:rPr>
            </w:pPr>
            <w:r w:rsidDel="00000000" w:rsidR="00000000" w:rsidRPr="00000000">
              <w:rPr>
                <w:sz w:val="20"/>
                <w:szCs w:val="20"/>
                <w:rtl w:val="0"/>
              </w:rPr>
              <w:t xml:space="preserve">Myc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replication preinitiation complex, MYC/Max/TRRAP/TIP60/TIP49A/TIP49B/BAF53</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Transcription regulation, DNA-binding, Tumor suppressor.</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jc w:val="center"/>
              <w:rPr>
                <w:sz w:val="20"/>
                <w:szCs w:val="20"/>
              </w:rPr>
            </w:pPr>
            <w:r w:rsidDel="00000000" w:rsidR="00000000" w:rsidRPr="00000000">
              <w:rPr>
                <w:rtl w:val="0"/>
              </w:rPr>
            </w:r>
          </w:p>
        </w:tc>
      </w:tr>
      <w:tr>
        <w:trPr>
          <w:trHeight w:val="46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SMAD2-3/SMAD4/MYC/Max/MIZ-1,MYC/Max/NF-Y,MYC/Max/MIZ-1/ZO2,MYC/Max</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jc w:val="center"/>
              <w:rPr>
                <w:sz w:val="20"/>
                <w:szCs w:val="20"/>
              </w:rPr>
            </w:pPr>
            <w:r w:rsidDel="00000000" w:rsidR="00000000" w:rsidRPr="00000000">
              <w:rPr>
                <w:rtl w:val="0"/>
              </w:rPr>
            </w:r>
          </w:p>
        </w:tc>
      </w:tr>
      <w:tr>
        <w:trPr>
          <w:trHeight w:val="46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B0">
            <w:pPr>
              <w:widowControl w:val="0"/>
              <w:jc w:val="center"/>
              <w:rPr>
                <w:b w:val="1"/>
                <w:sz w:val="20"/>
                <w:szCs w:val="20"/>
              </w:rPr>
            </w:pPr>
            <w:r w:rsidDel="00000000" w:rsidR="00000000" w:rsidRPr="00000000">
              <w:rPr>
                <w:b w:val="1"/>
                <w:sz w:val="20"/>
                <w:szCs w:val="20"/>
                <w:rtl w:val="0"/>
              </w:rPr>
              <w:t xml:space="preserve">MIZ(-)1 / ZBTB17</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1">
            <w:pPr>
              <w:widowControl w:val="0"/>
              <w:jc w:val="center"/>
              <w:rPr>
                <w:sz w:val="20"/>
                <w:szCs w:val="20"/>
              </w:rPr>
            </w:pPr>
            <w:r w:rsidDel="00000000" w:rsidR="00000000" w:rsidRPr="00000000">
              <w:rPr>
                <w:sz w:val="20"/>
                <w:szCs w:val="20"/>
                <w:rtl w:val="0"/>
              </w:rPr>
              <w:t xml:space="preserve">Myc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2">
            <w:pPr>
              <w:widowControl w:val="0"/>
              <w:jc w:val="center"/>
              <w:rPr>
                <w:sz w:val="20"/>
                <w:szCs w:val="20"/>
              </w:rPr>
            </w:pPr>
            <w:r w:rsidDel="00000000" w:rsidR="00000000" w:rsidRPr="00000000">
              <w:rPr>
                <w:sz w:val="20"/>
                <w:szCs w:val="20"/>
                <w:rtl w:val="0"/>
              </w:rPr>
              <w:t xml:space="preserve">MYC/Max/MIZ-1</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Transcription regulation, DNA-binding,  Main MYC complex that represses</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2.5</w:t>
            </w:r>
          </w:p>
        </w:tc>
      </w:tr>
      <w:tr>
        <w:trPr>
          <w:trHeight w:val="114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MIZ-1/p300,MYC/Max/MIZ-1,MYC/Max/MIZ-1/DNMT3A/GFI1</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center"/>
              <w:rPr>
                <w:sz w:val="20"/>
                <w:szCs w:val="20"/>
              </w:rPr>
            </w:pPr>
            <w:r w:rsidDel="00000000" w:rsidR="00000000" w:rsidRPr="00000000">
              <w:rPr>
                <w:rtl w:val="0"/>
              </w:rPr>
            </w:r>
          </w:p>
        </w:tc>
      </w:tr>
      <w:tr>
        <w:trPr>
          <w:trHeight w:val="9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b w:val="1"/>
                <w:sz w:val="20"/>
                <w:szCs w:val="20"/>
                <w:rtl w:val="0"/>
              </w:rPr>
              <w:t xml:space="preserve">MYB</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Cmyb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Myb, SKI/SIN3a/NCoR1/TIF1B/Myb</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Transcription regulation, DNA-binding, metabolic and enzymatic activity, enzymatic activity, activates as Myb; represses MYC as part of complex, oncogene</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1.5</w:t>
            </w:r>
          </w:p>
        </w:tc>
      </w:tr>
      <w:tr>
        <w:trPr>
          <w:trHeight w:val="460" w:hRule="atLeast"/>
        </w:trPr>
        <w:tc>
          <w:tcPr>
            <w:vMerge w:val="restart"/>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BF">
            <w:pPr>
              <w:widowControl w:val="0"/>
              <w:jc w:val="center"/>
              <w:rPr>
                <w:b w:val="1"/>
                <w:sz w:val="20"/>
                <w:szCs w:val="20"/>
              </w:rPr>
            </w:pPr>
            <w:r w:rsidDel="00000000" w:rsidR="00000000" w:rsidRPr="00000000">
              <w:rPr>
                <w:b w:val="1"/>
                <w:sz w:val="20"/>
                <w:szCs w:val="20"/>
                <w:rtl w:val="0"/>
              </w:rPr>
              <w:t xml:space="preserve">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0">
            <w:pPr>
              <w:widowControl w:val="0"/>
              <w:jc w:val="center"/>
              <w:rPr>
                <w:sz w:val="20"/>
                <w:szCs w:val="20"/>
              </w:rPr>
            </w:pPr>
            <w:r w:rsidDel="00000000" w:rsidR="00000000" w:rsidRPr="00000000">
              <w:rPr>
                <w:sz w:val="20"/>
                <w:szCs w:val="20"/>
                <w:rtl w:val="0"/>
              </w:rPr>
              <w:t xml:space="preserve">Myc activation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1">
            <w:pPr>
              <w:widowControl w:val="0"/>
              <w:jc w:val="center"/>
              <w:rPr>
                <w:sz w:val="20"/>
                <w:szCs w:val="20"/>
              </w:rPr>
            </w:pPr>
            <w:r w:rsidDel="00000000" w:rsidR="00000000" w:rsidRPr="00000000">
              <w:rPr>
                <w:sz w:val="20"/>
                <w:szCs w:val="20"/>
                <w:rtl w:val="0"/>
              </w:rPr>
              <w:t xml:space="preserve">MYC/Max/RPL11,MYC/Max/TRRAP/TIP60/TIP49A/TIP49B/BAF53</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rtl w:val="0"/>
              </w:rPr>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3">
            <w:pPr>
              <w:widowControl w:val="0"/>
              <w:jc w:val="center"/>
              <w:rPr>
                <w:sz w:val="20"/>
                <w:szCs w:val="20"/>
              </w:rPr>
            </w:pPr>
            <w:r w:rsidDel="00000000" w:rsidR="00000000" w:rsidRPr="00000000">
              <w:rPr>
                <w:sz w:val="20"/>
                <w:szCs w:val="20"/>
                <w:rtl w:val="0"/>
              </w:rPr>
              <w:t xml:space="preserve">20.7</w:t>
            </w:r>
          </w:p>
        </w:tc>
      </w:tr>
      <w:tr>
        <w:trPr>
          <w:trHeight w:val="30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5">
            <w:pPr>
              <w:widowControl w:val="0"/>
              <w:jc w:val="center"/>
              <w:rPr>
                <w:sz w:val="20"/>
                <w:szCs w:val="20"/>
              </w:rPr>
            </w:pPr>
            <w:r w:rsidDel="00000000" w:rsidR="00000000" w:rsidRPr="00000000">
              <w:rPr>
                <w:sz w:val="20"/>
                <w:szCs w:val="20"/>
                <w:rtl w:val="0"/>
              </w:rPr>
              <w:t xml:space="preserve">Myc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6">
            <w:pPr>
              <w:widowControl w:val="0"/>
              <w:jc w:val="center"/>
              <w:rPr>
                <w:sz w:val="20"/>
                <w:szCs w:val="20"/>
              </w:rPr>
            </w:pPr>
            <w:r w:rsidDel="00000000" w:rsidR="00000000" w:rsidRPr="00000000">
              <w:rPr>
                <w:sz w:val="20"/>
                <w:szCs w:val="20"/>
                <w:rtl w:val="0"/>
              </w:rPr>
              <w:t xml:space="preserve">MYC/Max/TRRAP/TIP60/TIP49A/TIP49B/BAF53,MYC/Max</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sz w:val="20"/>
                <w:szCs w:val="20"/>
                <w:rtl w:val="0"/>
              </w:rPr>
              <w:t xml:space="preserve">Transcription regulation, DNA-binding, oncogene, </w:t>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sz w:val="20"/>
                <w:szCs w:val="20"/>
              </w:rPr>
            </w:pPr>
            <w:r w:rsidDel="00000000" w:rsidR="00000000" w:rsidRPr="00000000">
              <w:rPr>
                <w:rtl w:val="0"/>
              </w:rPr>
            </w:r>
          </w:p>
        </w:tc>
      </w:tr>
      <w:tr>
        <w:trPr>
          <w:trHeight w:val="460" w:hRule="atLeast"/>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A">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B">
            <w:pPr>
              <w:widowControl w:val="0"/>
              <w:jc w:val="center"/>
              <w:rPr>
                <w:sz w:val="20"/>
                <w:szCs w:val="20"/>
              </w:rPr>
            </w:pPr>
            <w:r w:rsidDel="00000000" w:rsidR="00000000" w:rsidRPr="00000000">
              <w:rPr>
                <w:sz w:val="20"/>
                <w:szCs w:val="20"/>
                <w:rtl w:val="0"/>
              </w:rPr>
              <w:t xml:space="preserve">MYC/Max/NF-Y,MYC/Max/MIZ-1/ZO2,MYC/Max</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CE">
            <w:pPr>
              <w:widowControl w:val="0"/>
              <w:jc w:val="center"/>
              <w:rPr>
                <w:sz w:val="20"/>
                <w:szCs w:val="20"/>
              </w:rPr>
            </w:pPr>
            <w:r w:rsidDel="00000000" w:rsidR="00000000" w:rsidRPr="00000000">
              <w:rPr>
                <w:b w:val="1"/>
                <w:sz w:val="20"/>
                <w:szCs w:val="20"/>
                <w:rtl w:val="0"/>
              </w:rPr>
              <w:t xml:space="preserve">MYCBP</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CF">
            <w:pPr>
              <w:widowControl w:val="0"/>
              <w:jc w:val="center"/>
              <w:rPr>
                <w:sz w:val="20"/>
                <w:szCs w:val="20"/>
              </w:rPr>
            </w:pPr>
            <w:r w:rsidDel="00000000" w:rsidR="00000000" w:rsidRPr="00000000">
              <w:rPr>
                <w:sz w:val="20"/>
                <w:szCs w:val="20"/>
                <w:rtl w:val="0"/>
              </w:rPr>
              <w:t xml:space="preserve">Notch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MYCBP</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1">
            <w:pPr>
              <w:widowControl w:val="0"/>
              <w:jc w:val="center"/>
              <w:rPr>
                <w:sz w:val="20"/>
                <w:szCs w:val="20"/>
              </w:rPr>
            </w:pPr>
            <w:r w:rsidDel="00000000" w:rsidR="00000000" w:rsidRPr="00000000">
              <w:rPr>
                <w:sz w:val="20"/>
                <w:szCs w:val="20"/>
                <w:rtl w:val="0"/>
              </w:rPr>
              <w:t xml:space="preserve">Transcription regulation, binds to MYC, stimulates E-box transcription activation</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2">
            <w:pPr>
              <w:widowControl w:val="0"/>
              <w:jc w:val="center"/>
              <w:rPr>
                <w:sz w:val="20"/>
                <w:szCs w:val="20"/>
              </w:rPr>
            </w:pPr>
            <w:r w:rsidDel="00000000" w:rsidR="00000000" w:rsidRPr="00000000">
              <w:rPr>
                <w:sz w:val="20"/>
                <w:szCs w:val="20"/>
                <w:rtl w:val="0"/>
              </w:rPr>
              <w:t xml:space="preserve">30.7</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D3">
            <w:pPr>
              <w:widowControl w:val="0"/>
              <w:jc w:val="center"/>
              <w:rPr>
                <w:sz w:val="20"/>
                <w:szCs w:val="20"/>
              </w:rPr>
            </w:pPr>
            <w:r w:rsidDel="00000000" w:rsidR="00000000" w:rsidRPr="00000000">
              <w:rPr>
                <w:b w:val="1"/>
                <w:sz w:val="20"/>
                <w:szCs w:val="20"/>
                <w:rtl w:val="0"/>
              </w:rPr>
              <w:t xml:space="preserve">NFKB1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4">
            <w:pPr>
              <w:widowControl w:val="0"/>
              <w:jc w:val="center"/>
              <w:rPr>
                <w:sz w:val="20"/>
                <w:szCs w:val="20"/>
              </w:rPr>
            </w:pPr>
            <w:r w:rsidDel="00000000" w:rsidR="00000000" w:rsidRPr="00000000">
              <w:rPr>
                <w:sz w:val="20"/>
                <w:szCs w:val="20"/>
                <w:rtl w:val="0"/>
              </w:rPr>
              <w:t xml:space="preserve">Cd40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5">
            <w:pPr>
              <w:widowControl w:val="0"/>
              <w:jc w:val="center"/>
              <w:rPr>
                <w:sz w:val="20"/>
                <w:szCs w:val="20"/>
              </w:rPr>
            </w:pPr>
            <w:r w:rsidDel="00000000" w:rsidR="00000000" w:rsidRPr="00000000">
              <w:rPr>
                <w:sz w:val="20"/>
                <w:szCs w:val="20"/>
                <w:rtl w:val="0"/>
              </w:rPr>
              <w:t xml:space="preserve">RelA/NFkappaB1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6">
            <w:pPr>
              <w:widowControl w:val="0"/>
              <w:jc w:val="center"/>
              <w:rPr>
                <w:sz w:val="20"/>
                <w:szCs w:val="20"/>
              </w:rPr>
            </w:pPr>
            <w:r w:rsidDel="00000000" w:rsidR="00000000" w:rsidRPr="00000000">
              <w:rPr>
                <w:sz w:val="20"/>
                <w:szCs w:val="20"/>
                <w:rtl w:val="0"/>
              </w:rPr>
              <w:t xml:space="preserve">Transcription regulation, DNA-binding, complex activates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7">
            <w:pPr>
              <w:widowControl w:val="0"/>
              <w:jc w:val="center"/>
              <w:rPr>
                <w:sz w:val="20"/>
                <w:szCs w:val="20"/>
              </w:rPr>
            </w:pPr>
            <w:r w:rsidDel="00000000" w:rsidR="00000000" w:rsidRPr="00000000">
              <w:rPr>
                <w:sz w:val="20"/>
                <w:szCs w:val="20"/>
                <w:rtl w:val="0"/>
              </w:rPr>
              <w:t xml:space="preserve">15.9</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D8">
            <w:pPr>
              <w:widowControl w:val="0"/>
              <w:jc w:val="center"/>
              <w:rPr>
                <w:sz w:val="20"/>
                <w:szCs w:val="20"/>
              </w:rPr>
            </w:pPr>
            <w:r w:rsidDel="00000000" w:rsidR="00000000" w:rsidRPr="00000000">
              <w:rPr>
                <w:b w:val="1"/>
                <w:sz w:val="20"/>
                <w:szCs w:val="20"/>
                <w:rtl w:val="0"/>
              </w:rPr>
              <w:t xml:space="preserve">P107 / PRB1 / RBL1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9">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works w/MYC/Max to repress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C">
            <w:pPr>
              <w:widowControl w:val="0"/>
              <w:jc w:val="center"/>
              <w:rPr>
                <w:sz w:val="20"/>
                <w:szCs w:val="20"/>
              </w:rPr>
            </w:pPr>
            <w:r w:rsidDel="00000000" w:rsidR="00000000" w:rsidRPr="00000000">
              <w:rPr>
                <w:sz w:val="20"/>
                <w:szCs w:val="20"/>
                <w:rtl w:val="0"/>
              </w:rPr>
              <w:t xml:space="preserve">15.1</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DD">
            <w:pPr>
              <w:widowControl w:val="0"/>
              <w:jc w:val="center"/>
              <w:rPr>
                <w:sz w:val="20"/>
                <w:szCs w:val="20"/>
              </w:rPr>
            </w:pPr>
            <w:r w:rsidDel="00000000" w:rsidR="00000000" w:rsidRPr="00000000">
              <w:rPr>
                <w:b w:val="1"/>
                <w:sz w:val="20"/>
                <w:szCs w:val="20"/>
                <w:rtl w:val="0"/>
              </w:rPr>
              <w:t xml:space="preserve">(E)P300</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E">
            <w:pPr>
              <w:widowControl w:val="0"/>
              <w:jc w:val="center"/>
              <w:rPr>
                <w:sz w:val="20"/>
                <w:szCs w:val="20"/>
              </w:rPr>
            </w:pPr>
            <w:r w:rsidDel="00000000" w:rsidR="00000000" w:rsidRPr="00000000">
              <w:rPr>
                <w:sz w:val="20"/>
                <w:szCs w:val="20"/>
                <w:rtl w:val="0"/>
              </w:rPr>
              <w:t xml:space="preserve">Myc repression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DF">
            <w:pPr>
              <w:widowControl w:val="0"/>
              <w:jc w:val="center"/>
              <w:rPr>
                <w:sz w:val="20"/>
                <w:szCs w:val="20"/>
              </w:rPr>
            </w:pPr>
            <w:r w:rsidDel="00000000" w:rsidR="00000000" w:rsidRPr="00000000">
              <w:rPr>
                <w:sz w:val="20"/>
                <w:szCs w:val="20"/>
                <w:rtl w:val="0"/>
              </w:rPr>
              <w:t xml:space="preserve">MIZ-1/p300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0">
            <w:pPr>
              <w:widowControl w:val="0"/>
              <w:jc w:val="center"/>
              <w:rPr>
                <w:sz w:val="20"/>
                <w:szCs w:val="20"/>
              </w:rPr>
            </w:pPr>
            <w:r w:rsidDel="00000000" w:rsidR="00000000" w:rsidRPr="00000000">
              <w:rPr>
                <w:sz w:val="20"/>
                <w:szCs w:val="20"/>
                <w:rtl w:val="0"/>
              </w:rPr>
              <w:t xml:space="preserve">Transcription regulation, metabolic activity, Tumor suppressor.  Makes complex w/MIZ</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1">
            <w:pPr>
              <w:widowControl w:val="0"/>
              <w:jc w:val="center"/>
              <w:rPr>
                <w:sz w:val="20"/>
                <w:szCs w:val="20"/>
              </w:rPr>
            </w:pPr>
            <w:r w:rsidDel="00000000" w:rsidR="00000000" w:rsidRPr="00000000">
              <w:rPr>
                <w:sz w:val="20"/>
                <w:szCs w:val="20"/>
                <w:rtl w:val="0"/>
              </w:rPr>
              <w:t xml:space="preserve">13.6</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E2">
            <w:pPr>
              <w:widowControl w:val="0"/>
              <w:jc w:val="center"/>
              <w:rPr>
                <w:sz w:val="20"/>
                <w:szCs w:val="20"/>
              </w:rPr>
            </w:pPr>
            <w:r w:rsidDel="00000000" w:rsidR="00000000" w:rsidRPr="00000000">
              <w:rPr>
                <w:b w:val="1"/>
                <w:sz w:val="20"/>
                <w:szCs w:val="20"/>
                <w:rtl w:val="0"/>
              </w:rPr>
              <w:t xml:space="preserve">(T)P53</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3">
            <w:pPr>
              <w:widowControl w:val="0"/>
              <w:jc w:val="center"/>
              <w:rPr>
                <w:sz w:val="20"/>
                <w:szCs w:val="20"/>
              </w:rPr>
            </w:pPr>
            <w:r w:rsidDel="00000000" w:rsidR="00000000" w:rsidRPr="00000000">
              <w:rPr>
                <w:sz w:val="20"/>
                <w:szCs w:val="20"/>
                <w:rtl w:val="0"/>
              </w:rPr>
              <w:t xml:space="preserve">Myc activation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Transcription regulation,  DNA-binding, enzymatic activity, oncogene, tumor suppressor.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6">
            <w:pPr>
              <w:widowControl w:val="0"/>
              <w:jc w:val="center"/>
              <w:rPr>
                <w:sz w:val="20"/>
                <w:szCs w:val="20"/>
              </w:rPr>
            </w:pPr>
            <w:r w:rsidDel="00000000" w:rsidR="00000000" w:rsidRPr="00000000">
              <w:rPr>
                <w:sz w:val="20"/>
                <w:szCs w:val="20"/>
                <w:rtl w:val="0"/>
              </w:rPr>
              <w:t xml:space="preserve">26.9</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E7">
            <w:pPr>
              <w:widowControl w:val="0"/>
              <w:jc w:val="center"/>
              <w:rPr>
                <w:sz w:val="20"/>
                <w:szCs w:val="20"/>
              </w:rPr>
            </w:pPr>
            <w:r w:rsidDel="00000000" w:rsidR="00000000" w:rsidRPr="00000000">
              <w:rPr>
                <w:b w:val="1"/>
                <w:sz w:val="20"/>
                <w:szCs w:val="20"/>
                <w:rtl w:val="0"/>
              </w:rPr>
              <w:t xml:space="preserve">RB1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8">
            <w:pPr>
              <w:widowControl w:val="0"/>
              <w:jc w:val="center"/>
              <w:rPr>
                <w:sz w:val="20"/>
                <w:szCs w:val="20"/>
              </w:rPr>
            </w:pPr>
            <w:r w:rsidDel="00000000" w:rsidR="00000000" w:rsidRPr="00000000">
              <w:rPr>
                <w:sz w:val="20"/>
                <w:szCs w:val="20"/>
                <w:rtl w:val="0"/>
              </w:rPr>
              <w:t xml:space="preserve">E2f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9">
            <w:pPr>
              <w:widowControl w:val="0"/>
              <w:jc w:val="center"/>
              <w:rPr>
                <w:sz w:val="20"/>
                <w:szCs w:val="20"/>
              </w:rPr>
            </w:pPr>
            <w:r w:rsidDel="00000000" w:rsidR="00000000" w:rsidRPr="00000000">
              <w:rPr>
                <w:sz w:val="20"/>
                <w:szCs w:val="20"/>
                <w:rtl w:val="0"/>
              </w:rPr>
              <w:t xml:space="preserve">CEBPA/BRM/RB1/E2F4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A">
            <w:pPr>
              <w:widowControl w:val="0"/>
              <w:jc w:val="center"/>
              <w:rPr>
                <w:sz w:val="20"/>
                <w:szCs w:val="20"/>
              </w:rPr>
            </w:pPr>
            <w:r w:rsidDel="00000000" w:rsidR="00000000" w:rsidRPr="00000000">
              <w:rPr>
                <w:sz w:val="20"/>
                <w:szCs w:val="20"/>
                <w:rtl w:val="0"/>
              </w:rPr>
              <w:t xml:space="preserve">Transcription regulation, DNA-binding, Tumor suppressor. complex represses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B">
            <w:pPr>
              <w:widowControl w:val="0"/>
              <w:jc w:val="center"/>
              <w:rPr>
                <w:sz w:val="20"/>
                <w:szCs w:val="20"/>
              </w:rPr>
            </w:pPr>
            <w:r w:rsidDel="00000000" w:rsidR="00000000" w:rsidRPr="00000000">
              <w:rPr>
                <w:sz w:val="20"/>
                <w:szCs w:val="20"/>
                <w:rtl w:val="0"/>
              </w:rPr>
              <w:t xml:space="preserve">29.3</w:t>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EC">
            <w:pPr>
              <w:widowControl w:val="0"/>
              <w:jc w:val="center"/>
              <w:rPr>
                <w:sz w:val="20"/>
                <w:szCs w:val="20"/>
              </w:rPr>
            </w:pPr>
            <w:r w:rsidDel="00000000" w:rsidR="00000000" w:rsidRPr="00000000">
              <w:rPr>
                <w:b w:val="1"/>
                <w:sz w:val="20"/>
                <w:szCs w:val="20"/>
                <w:rtl w:val="0"/>
              </w:rPr>
              <w:t xml:space="preserve">RELA</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D">
            <w:pPr>
              <w:widowControl w:val="0"/>
              <w:jc w:val="center"/>
              <w:rPr>
                <w:sz w:val="20"/>
                <w:szCs w:val="20"/>
              </w:rPr>
            </w:pPr>
            <w:r w:rsidDel="00000000" w:rsidR="00000000" w:rsidRPr="00000000">
              <w:rPr>
                <w:sz w:val="20"/>
                <w:szCs w:val="20"/>
                <w:rtl w:val="0"/>
              </w:rPr>
              <w:t xml:space="preserve">Cd40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E">
            <w:pPr>
              <w:widowControl w:val="0"/>
              <w:jc w:val="center"/>
              <w:rPr>
                <w:sz w:val="20"/>
                <w:szCs w:val="20"/>
              </w:rPr>
            </w:pPr>
            <w:r w:rsidDel="00000000" w:rsidR="00000000" w:rsidRPr="00000000">
              <w:rPr>
                <w:sz w:val="20"/>
                <w:szCs w:val="20"/>
                <w:rtl w:val="0"/>
              </w:rPr>
              <w:t xml:space="preserve">RelA/NFkappaB1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EF">
            <w:pPr>
              <w:widowControl w:val="0"/>
              <w:jc w:val="center"/>
              <w:rPr>
                <w:sz w:val="20"/>
                <w:szCs w:val="20"/>
              </w:rPr>
            </w:pPr>
            <w:r w:rsidDel="00000000" w:rsidR="00000000" w:rsidRPr="00000000">
              <w:rPr>
                <w:sz w:val="20"/>
                <w:szCs w:val="20"/>
                <w:rtl w:val="0"/>
              </w:rPr>
              <w:t xml:space="preserve">Transcription regulation, DNA-binding, complex activates MYC</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0">
            <w:pPr>
              <w:widowControl w:val="0"/>
              <w:jc w:val="center"/>
              <w:rPr>
                <w:sz w:val="20"/>
                <w:szCs w:val="20"/>
              </w:rPr>
            </w:pPr>
            <w:r w:rsidDel="00000000" w:rsidR="00000000" w:rsidRPr="00000000">
              <w:rPr>
                <w:sz w:val="20"/>
                <w:szCs w:val="20"/>
                <w:rtl w:val="0"/>
              </w:rPr>
              <w:t xml:space="preserve">19.1</w:t>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F1">
            <w:pPr>
              <w:widowControl w:val="0"/>
              <w:jc w:val="center"/>
              <w:rPr>
                <w:sz w:val="20"/>
                <w:szCs w:val="20"/>
              </w:rPr>
            </w:pPr>
            <w:r w:rsidDel="00000000" w:rsidR="00000000" w:rsidRPr="00000000">
              <w:rPr>
                <w:b w:val="1"/>
                <w:sz w:val="20"/>
                <w:szCs w:val="20"/>
                <w:rtl w:val="0"/>
              </w:rPr>
              <w:t xml:space="preserve">RPL11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2">
            <w:pPr>
              <w:widowControl w:val="0"/>
              <w:jc w:val="center"/>
              <w:rPr>
                <w:sz w:val="20"/>
                <w:szCs w:val="20"/>
              </w:rPr>
            </w:pPr>
            <w:r w:rsidDel="00000000" w:rsidR="00000000" w:rsidRPr="00000000">
              <w:rPr>
                <w:sz w:val="20"/>
                <w:szCs w:val="20"/>
                <w:rtl w:val="0"/>
              </w:rPr>
              <w:t xml:space="preserve">Myc activation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3">
            <w:pPr>
              <w:widowControl w:val="0"/>
              <w:jc w:val="center"/>
              <w:rPr>
                <w:sz w:val="20"/>
                <w:szCs w:val="20"/>
              </w:rPr>
            </w:pPr>
            <w:r w:rsidDel="00000000" w:rsidR="00000000" w:rsidRPr="00000000">
              <w:rPr>
                <w:sz w:val="20"/>
                <w:szCs w:val="20"/>
                <w:rtl w:val="0"/>
              </w:rPr>
              <w:t xml:space="preserve">MYC/Max/RPL11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5">
            <w:pPr>
              <w:widowControl w:val="0"/>
              <w:jc w:val="center"/>
              <w:rPr>
                <w:sz w:val="20"/>
                <w:szCs w:val="20"/>
              </w:rPr>
            </w:pPr>
            <w:r w:rsidDel="00000000" w:rsidR="00000000" w:rsidRPr="00000000">
              <w:rPr>
                <w:sz w:val="20"/>
                <w:szCs w:val="20"/>
                <w:rtl w:val="0"/>
              </w:rPr>
              <w:t xml:space="preserve">716.1</w:t>
            </w:r>
          </w:p>
        </w:tc>
      </w:tr>
      <w:tr>
        <w:trPr>
          <w:trHeight w:val="300" w:hRule="atLeast"/>
        </w:trPr>
        <w:tc>
          <w:tcPr>
            <w:vMerge w:val="restart"/>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1F6">
            <w:pPr>
              <w:widowControl w:val="0"/>
              <w:jc w:val="center"/>
              <w:rPr>
                <w:b w:val="1"/>
                <w:sz w:val="20"/>
                <w:szCs w:val="20"/>
              </w:rPr>
            </w:pPr>
            <w:r w:rsidDel="00000000" w:rsidR="00000000" w:rsidRPr="00000000">
              <w:rPr>
                <w:b w:val="1"/>
                <w:sz w:val="20"/>
                <w:szCs w:val="20"/>
                <w:rtl w:val="0"/>
              </w:rPr>
              <w:t xml:space="preserve">SP1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7">
            <w:pPr>
              <w:widowControl w:val="0"/>
              <w:jc w:val="center"/>
              <w:rPr>
                <w:sz w:val="20"/>
                <w:szCs w:val="20"/>
              </w:rPr>
            </w:pPr>
            <w:r w:rsidDel="00000000" w:rsidR="00000000" w:rsidRPr="00000000">
              <w:rPr>
                <w:sz w:val="20"/>
                <w:szCs w:val="20"/>
                <w:rtl w:val="0"/>
              </w:rPr>
              <w:t xml:space="preserve">Foxm1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8">
            <w:pPr>
              <w:widowControl w:val="0"/>
              <w:jc w:val="center"/>
              <w:rPr>
                <w:sz w:val="20"/>
                <w:szCs w:val="20"/>
              </w:rPr>
            </w:pPr>
            <w:r w:rsidDel="00000000" w:rsidR="00000000" w:rsidRPr="00000000">
              <w:rPr>
                <w:sz w:val="20"/>
                <w:szCs w:val="20"/>
                <w:rtl w:val="0"/>
              </w:rPr>
              <w:t xml:space="preserve">FOXM1C/SP1</w:t>
            </w:r>
          </w:p>
        </w:tc>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9">
            <w:pPr>
              <w:widowControl w:val="0"/>
              <w:jc w:val="center"/>
              <w:rPr>
                <w:sz w:val="20"/>
                <w:szCs w:val="20"/>
              </w:rPr>
            </w:pPr>
            <w:r w:rsidDel="00000000" w:rsidR="00000000" w:rsidRPr="00000000">
              <w:rPr>
                <w:sz w:val="20"/>
                <w:szCs w:val="20"/>
                <w:rtl w:val="0"/>
              </w:rPr>
              <w:t xml:space="preserve">Transcription regulation, DNA-binding, complex works against MYC,tumor suppressor gene</w:t>
            </w:r>
          </w:p>
        </w:tc>
        <w:tc>
          <w:tcPr>
            <w:vMerge w:val="restart"/>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A">
            <w:pPr>
              <w:widowControl w:val="0"/>
              <w:jc w:val="center"/>
              <w:rPr>
                <w:sz w:val="20"/>
                <w:szCs w:val="20"/>
              </w:rPr>
            </w:pPr>
            <w:r w:rsidDel="00000000" w:rsidR="00000000" w:rsidRPr="00000000">
              <w:rPr>
                <w:sz w:val="20"/>
                <w:szCs w:val="20"/>
                <w:rtl w:val="0"/>
              </w:rPr>
              <w:t xml:space="preserve">21.4</w:t>
            </w:r>
          </w:p>
        </w:tc>
      </w:tr>
      <w:tr>
        <w:trPr>
          <w:trHeight w:val="460" w:hRule="atLeast"/>
        </w:trPr>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C">
            <w:pPr>
              <w:widowControl w:val="0"/>
              <w:jc w:val="center"/>
              <w:rPr>
                <w:sz w:val="20"/>
                <w:szCs w:val="20"/>
              </w:rPr>
            </w:pPr>
            <w:r w:rsidDel="00000000" w:rsidR="00000000" w:rsidRPr="00000000">
              <w:rPr>
                <w:sz w:val="20"/>
                <w:szCs w:val="20"/>
                <w:rtl w:val="0"/>
              </w:rPr>
              <w:t xml:space="preserve">Myc repression 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FD">
            <w:pPr>
              <w:widowControl w:val="0"/>
              <w:jc w:val="center"/>
              <w:rPr>
                <w:sz w:val="20"/>
                <w:szCs w:val="20"/>
              </w:rPr>
            </w:pPr>
            <w:r w:rsidDel="00000000" w:rsidR="00000000" w:rsidRPr="00000000">
              <w:rPr>
                <w:sz w:val="20"/>
                <w:szCs w:val="20"/>
                <w:rtl w:val="0"/>
              </w:rPr>
              <w:t xml:space="preserve">SMAD2-3/SMAD4/SP1</w:t>
            </w: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sz w:val="20"/>
                <w:szCs w:val="20"/>
              </w:rPr>
            </w:pP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b w:val="1"/>
                <w:sz w:val="20"/>
                <w:szCs w:val="20"/>
                <w:rtl w:val="0"/>
              </w:rPr>
              <w:t xml:space="preserve">STAT3</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1">
            <w:pPr>
              <w:widowControl w:val="0"/>
              <w:jc w:val="center"/>
              <w:rPr>
                <w:sz w:val="20"/>
                <w:szCs w:val="20"/>
              </w:rPr>
            </w:pPr>
            <w:r w:rsidDel="00000000" w:rsidR="00000000" w:rsidRPr="00000000">
              <w:rPr>
                <w:sz w:val="20"/>
                <w:szCs w:val="20"/>
                <w:rtl w:val="0"/>
              </w:rPr>
              <w:t xml:space="preserve">Il6 7pathway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2">
            <w:pPr>
              <w:widowControl w:val="0"/>
              <w:jc w:val="center"/>
              <w:rPr>
                <w:sz w:val="20"/>
                <w:szCs w:val="20"/>
              </w:rPr>
            </w:pPr>
            <w:r w:rsidDel="00000000" w:rsidR="00000000" w:rsidRPr="00000000">
              <w:rPr>
                <w:sz w:val="20"/>
                <w:szCs w:val="20"/>
                <w:rtl w:val="0"/>
              </w:rPr>
              <w:t xml:space="preserve">STAT3 dimer</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3">
            <w:pPr>
              <w:widowControl w:val="0"/>
              <w:jc w:val="center"/>
              <w:rPr>
                <w:sz w:val="20"/>
                <w:szCs w:val="20"/>
              </w:rPr>
            </w:pPr>
            <w:r w:rsidDel="00000000" w:rsidR="00000000" w:rsidRPr="00000000">
              <w:rPr>
                <w:sz w:val="20"/>
                <w:szCs w:val="20"/>
                <w:rtl w:val="0"/>
              </w:rPr>
              <w:t xml:space="preserve">Transcription regulation, DNA-binding, enzymatic activity, </w:t>
            </w:r>
            <w:r w:rsidDel="00000000" w:rsidR="00000000" w:rsidRPr="00000000">
              <w:rPr>
                <w:sz w:val="20"/>
                <w:szCs w:val="20"/>
                <w:rtl w:val="0"/>
              </w:rPr>
              <w:t xml:space="preserve">dimer activates MYC, oncogene</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4">
            <w:pPr>
              <w:widowControl w:val="0"/>
              <w:jc w:val="center"/>
              <w:rPr>
                <w:sz w:val="20"/>
                <w:szCs w:val="20"/>
              </w:rPr>
            </w:pPr>
            <w:r w:rsidDel="00000000" w:rsidR="00000000" w:rsidRPr="00000000">
              <w:rPr>
                <w:sz w:val="20"/>
                <w:szCs w:val="20"/>
                <w:rtl w:val="0"/>
              </w:rPr>
              <w:t xml:space="preserve">19.9</w:t>
            </w:r>
            <w:r w:rsidDel="00000000" w:rsidR="00000000" w:rsidRPr="00000000">
              <w:rPr>
                <w:rtl w:val="0"/>
              </w:rPr>
            </w:r>
          </w:p>
        </w:tc>
      </w:tr>
      <w:tr>
        <w:trPr>
          <w:trHeight w:val="46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05">
            <w:pPr>
              <w:widowControl w:val="0"/>
              <w:jc w:val="center"/>
              <w:rPr>
                <w:sz w:val="20"/>
                <w:szCs w:val="20"/>
              </w:rPr>
            </w:pPr>
            <w:r w:rsidDel="00000000" w:rsidR="00000000" w:rsidRPr="00000000">
              <w:rPr>
                <w:b w:val="1"/>
                <w:sz w:val="20"/>
                <w:szCs w:val="20"/>
                <w:rtl w:val="0"/>
              </w:rPr>
              <w:t xml:space="preserve">STAT5 A/B</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6">
            <w:pPr>
              <w:widowControl w:val="0"/>
              <w:jc w:val="center"/>
              <w:rPr>
                <w:sz w:val="20"/>
                <w:szCs w:val="20"/>
              </w:rPr>
            </w:pPr>
            <w:r w:rsidDel="00000000" w:rsidR="00000000" w:rsidRPr="00000000">
              <w:rPr>
                <w:sz w:val="20"/>
                <w:szCs w:val="20"/>
                <w:rtl w:val="0"/>
              </w:rPr>
              <w:t xml:space="preserve">Il2 stat5pathway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7">
            <w:pPr>
              <w:widowControl w:val="0"/>
              <w:jc w:val="center"/>
              <w:rPr>
                <w:sz w:val="20"/>
                <w:szCs w:val="20"/>
              </w:rPr>
            </w:pPr>
            <w:r w:rsidDel="00000000" w:rsidR="00000000" w:rsidRPr="00000000">
              <w:rPr>
                <w:sz w:val="20"/>
                <w:szCs w:val="20"/>
                <w:rtl w:val="0"/>
              </w:rPr>
              <w:t xml:space="preserve">STAT5 dimer</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8">
            <w:pPr>
              <w:widowControl w:val="0"/>
              <w:jc w:val="center"/>
              <w:rPr>
                <w:sz w:val="20"/>
                <w:szCs w:val="20"/>
              </w:rPr>
            </w:pPr>
            <w:r w:rsidDel="00000000" w:rsidR="00000000" w:rsidRPr="00000000">
              <w:rPr>
                <w:sz w:val="20"/>
                <w:szCs w:val="20"/>
                <w:rtl w:val="0"/>
              </w:rPr>
              <w:t xml:space="preserve">Transcription regulation, DNA-binding, metabolic activity, </w:t>
            </w:r>
            <w:r w:rsidDel="00000000" w:rsidR="00000000" w:rsidRPr="00000000">
              <w:rPr>
                <w:sz w:val="20"/>
                <w:szCs w:val="20"/>
                <w:rtl w:val="0"/>
              </w:rPr>
              <w:t xml:space="preserve">dimer activates MYC</w:t>
            </w:r>
          </w:p>
          <w:p w:rsidR="00000000" w:rsidDel="00000000" w:rsidP="00000000" w:rsidRDefault="00000000" w:rsidRPr="00000000" w14:paraId="00000209">
            <w:pPr>
              <w:widowControl w:val="0"/>
              <w:jc w:val="center"/>
              <w:rPr>
                <w:sz w:val="20"/>
                <w:szCs w:val="20"/>
              </w:rPr>
            </w:pPr>
            <w:r w:rsidDel="00000000" w:rsidR="00000000" w:rsidRPr="00000000">
              <w:rPr>
                <w:sz w:val="20"/>
                <w:szCs w:val="20"/>
                <w:rtl w:val="0"/>
              </w:rPr>
              <w:t xml:space="preserve">(ENCODE[30] ),</w:t>
            </w:r>
          </w:p>
          <w:p w:rsidR="00000000" w:rsidDel="00000000" w:rsidP="00000000" w:rsidRDefault="00000000" w:rsidRPr="00000000" w14:paraId="0000020A">
            <w:pPr>
              <w:widowControl w:val="0"/>
              <w:jc w:val="center"/>
              <w:rPr>
                <w:sz w:val="20"/>
                <w:szCs w:val="20"/>
              </w:rPr>
            </w:pPr>
            <w:r w:rsidDel="00000000" w:rsidR="00000000" w:rsidRPr="00000000">
              <w:rPr>
                <w:sz w:val="20"/>
                <w:szCs w:val="20"/>
                <w:rtl w:val="0"/>
              </w:rPr>
              <w:t xml:space="preserve">oncogene, tumor suppressor gene</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B">
            <w:pPr>
              <w:widowControl w:val="0"/>
              <w:jc w:val="center"/>
              <w:rPr>
                <w:sz w:val="20"/>
                <w:szCs w:val="20"/>
              </w:rPr>
            </w:pPr>
            <w:r w:rsidDel="00000000" w:rsidR="00000000" w:rsidRPr="00000000">
              <w:rPr>
                <w:sz w:val="20"/>
                <w:szCs w:val="20"/>
                <w:rtl w:val="0"/>
              </w:rPr>
              <w:t xml:space="preserve">7.3</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0C">
            <w:pPr>
              <w:widowControl w:val="0"/>
              <w:jc w:val="center"/>
              <w:rPr>
                <w:sz w:val="20"/>
                <w:szCs w:val="20"/>
              </w:rPr>
            </w:pPr>
            <w:r w:rsidDel="00000000" w:rsidR="00000000" w:rsidRPr="00000000">
              <w:rPr>
                <w:b w:val="1"/>
                <w:sz w:val="20"/>
                <w:szCs w:val="20"/>
                <w:rtl w:val="0"/>
              </w:rPr>
              <w:t xml:space="preserve">TBP</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D">
            <w:pPr>
              <w:widowControl w:val="0"/>
              <w:jc w:val="center"/>
              <w:rPr>
                <w:sz w:val="20"/>
                <w:szCs w:val="20"/>
              </w:rPr>
            </w:pPr>
            <w:r w:rsidDel="00000000" w:rsidR="00000000" w:rsidRPr="00000000">
              <w:rPr>
                <w:sz w:val="20"/>
                <w:szCs w:val="20"/>
                <w:rtl w:val="0"/>
              </w:rPr>
              <w:t xml:space="preserve">Myc repression 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0F">
            <w:pPr>
              <w:widowControl w:val="0"/>
              <w:jc w:val="center"/>
              <w:rPr>
                <w:sz w:val="20"/>
                <w:szCs w:val="20"/>
              </w:rPr>
            </w:pPr>
            <w:r w:rsidDel="00000000" w:rsidR="00000000" w:rsidRPr="00000000">
              <w:rPr>
                <w:sz w:val="20"/>
                <w:szCs w:val="20"/>
                <w:rtl w:val="0"/>
              </w:rPr>
              <w:t xml:space="preserve">Transcription regulation, DNA-binding, </w:t>
            </w:r>
            <w:r w:rsidDel="00000000" w:rsidR="00000000" w:rsidRPr="00000000">
              <w:rPr>
                <w:sz w:val="20"/>
                <w:szCs w:val="20"/>
                <w:rtl w:val="0"/>
              </w:rPr>
              <w:t xml:space="preserve">works against MYC in affecting multiple genes</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0">
            <w:pPr>
              <w:widowControl w:val="0"/>
              <w:jc w:val="center"/>
              <w:rPr>
                <w:sz w:val="20"/>
                <w:szCs w:val="20"/>
              </w:rPr>
            </w:pPr>
            <w:r w:rsidDel="00000000" w:rsidR="00000000" w:rsidRPr="00000000">
              <w:rPr>
                <w:sz w:val="20"/>
                <w:szCs w:val="20"/>
                <w:rtl w:val="0"/>
              </w:rPr>
              <w:t xml:space="preserve">5.8</w:t>
            </w:r>
            <w:r w:rsidDel="00000000" w:rsidR="00000000" w:rsidRPr="00000000">
              <w:rPr>
                <w:rtl w:val="0"/>
              </w:rPr>
            </w:r>
          </w:p>
        </w:tc>
      </w:tr>
      <w:tr>
        <w:trPr>
          <w:trHeight w:val="900" w:hRule="atLeast"/>
        </w:trPr>
        <w:tc>
          <w:tcPr>
            <w:tcBorders>
              <w:top w:color="000000" w:space="0" w:sz="6" w:val="single"/>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b w:val="1"/>
                <w:sz w:val="20"/>
                <w:szCs w:val="20"/>
                <w:rtl w:val="0"/>
              </w:rPr>
              <w:t xml:space="preserve">TCF7L2</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2">
            <w:pPr>
              <w:widowControl w:val="0"/>
              <w:jc w:val="center"/>
              <w:rPr>
                <w:sz w:val="20"/>
                <w:szCs w:val="20"/>
              </w:rPr>
            </w:pPr>
            <w:r w:rsidDel="00000000" w:rsidR="00000000" w:rsidRPr="00000000">
              <w:rPr>
                <w:sz w:val="20"/>
                <w:szCs w:val="20"/>
                <w:rtl w:val="0"/>
              </w:rPr>
              <w:t xml:space="preserve">Wnt signaling pathway, beta catenin nuc pathway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3">
            <w:pPr>
              <w:widowControl w:val="0"/>
              <w:jc w:val="center"/>
              <w:rPr>
                <w:sz w:val="20"/>
                <w:szCs w:val="20"/>
              </w:rPr>
            </w:pPr>
            <w:r w:rsidDel="00000000" w:rsidR="00000000" w:rsidRPr="00000000">
              <w:rPr>
                <w:sz w:val="20"/>
                <w:szCs w:val="20"/>
                <w:rtl w:val="0"/>
              </w:rPr>
              <w:t xml:space="preserve">TCF4/beta catenin/TNIK, TCF4/beta catenin/JUN/DVL3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4">
            <w:pPr>
              <w:widowControl w:val="0"/>
              <w:jc w:val="center"/>
              <w:rPr>
                <w:color w:val="1155cc"/>
                <w:sz w:val="20"/>
                <w:szCs w:val="20"/>
                <w:u w:val="single"/>
              </w:rPr>
            </w:pPr>
            <w:r w:rsidDel="00000000" w:rsidR="00000000" w:rsidRPr="00000000">
              <w:rPr>
                <w:sz w:val="20"/>
                <w:szCs w:val="20"/>
                <w:rtl w:val="0"/>
              </w:rPr>
              <w:t xml:space="preserve">Transcription regulation, DNA-binding, enzymatic activity, signaling, </w:t>
            </w:r>
            <w:r w:rsidDel="00000000" w:rsidR="00000000" w:rsidRPr="00000000">
              <w:rPr>
                <w:color w:val="1155cc"/>
                <w:sz w:val="20"/>
                <w:szCs w:val="20"/>
                <w:u w:val="single"/>
                <w:rtl w:val="0"/>
              </w:rPr>
              <w:t xml:space="preserve">complexes activate Myc</w:t>
            </w:r>
          </w:p>
          <w:p w:rsidR="00000000" w:rsidDel="00000000" w:rsidP="00000000" w:rsidRDefault="00000000" w:rsidRPr="00000000" w14:paraId="00000215">
            <w:pPr>
              <w:widowControl w:val="0"/>
              <w:jc w:val="center"/>
              <w:rPr>
                <w:color w:val="1155cc"/>
                <w:sz w:val="20"/>
                <w:szCs w:val="20"/>
                <w:u w:val="single"/>
              </w:rPr>
            </w:pPr>
            <w:r w:rsidDel="00000000" w:rsidR="00000000" w:rsidRPr="00000000">
              <w:rPr>
                <w:color w:val="1155cc"/>
                <w:sz w:val="20"/>
                <w:szCs w:val="20"/>
                <w:u w:val="single"/>
                <w:rtl w:val="0"/>
              </w:rPr>
              <w:t xml:space="preserve">(Sur 20[31] ),</w:t>
            </w:r>
          </w:p>
          <w:p w:rsidR="00000000" w:rsidDel="00000000" w:rsidP="00000000" w:rsidRDefault="00000000" w:rsidRPr="00000000" w14:paraId="00000216">
            <w:pPr>
              <w:widowControl w:val="0"/>
              <w:jc w:val="center"/>
              <w:rPr>
                <w:sz w:val="20"/>
                <w:szCs w:val="20"/>
              </w:rPr>
            </w:pPr>
            <w:r w:rsidDel="00000000" w:rsidR="00000000" w:rsidRPr="00000000">
              <w:rPr>
                <w:color w:val="1155cc"/>
                <w:sz w:val="20"/>
                <w:szCs w:val="20"/>
                <w:u w:val="single"/>
                <w:rtl w:val="0"/>
              </w:rPr>
              <w:t xml:space="preserve">oncogene</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sz w:val="20"/>
                <w:szCs w:val="20"/>
                <w:rtl w:val="0"/>
              </w:rPr>
              <w:t xml:space="preserve">5.4</w:t>
            </w:r>
          </w:p>
        </w:tc>
      </w:tr>
      <w:tr>
        <w:trPr>
          <w:trHeight w:val="68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b w:val="1"/>
                <w:sz w:val="20"/>
                <w:szCs w:val="20"/>
                <w:rtl w:val="0"/>
              </w:rPr>
              <w:t xml:space="preserve">TIF1B / TRIM28</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sz w:val="20"/>
                <w:szCs w:val="20"/>
                <w:rtl w:val="0"/>
              </w:rPr>
              <w:t xml:space="preserve">Cmyb 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A">
            <w:pPr>
              <w:widowControl w:val="0"/>
              <w:jc w:val="center"/>
              <w:rPr>
                <w:sz w:val="20"/>
                <w:szCs w:val="20"/>
              </w:rPr>
            </w:pPr>
            <w:r w:rsidDel="00000000" w:rsidR="00000000" w:rsidRPr="00000000">
              <w:rPr>
                <w:sz w:val="20"/>
                <w:szCs w:val="20"/>
                <w:rtl w:val="0"/>
              </w:rPr>
              <w:t xml:space="preserve">SKI/SIN3a/NCoR1/TIF1B/Myb</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B">
            <w:pPr>
              <w:widowControl w:val="0"/>
              <w:jc w:val="center"/>
              <w:rPr>
                <w:sz w:val="20"/>
                <w:szCs w:val="20"/>
              </w:rPr>
            </w:pPr>
            <w:r w:rsidDel="00000000" w:rsidR="00000000" w:rsidRPr="00000000">
              <w:rPr>
                <w:sz w:val="20"/>
                <w:szCs w:val="20"/>
                <w:rtl w:val="0"/>
              </w:rPr>
              <w:t xml:space="preserve">Transcription regulation, metabolic activity, </w:t>
            </w:r>
            <w:r w:rsidDel="00000000" w:rsidR="00000000" w:rsidRPr="00000000">
              <w:rPr>
                <w:sz w:val="20"/>
                <w:szCs w:val="20"/>
                <w:rtl w:val="0"/>
              </w:rPr>
              <w:t xml:space="preserve">part of complex that represses</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C">
            <w:pPr>
              <w:widowControl w:val="0"/>
              <w:jc w:val="center"/>
              <w:rPr>
                <w:sz w:val="20"/>
                <w:szCs w:val="20"/>
              </w:rPr>
            </w:pPr>
            <w:r w:rsidDel="00000000" w:rsidR="00000000" w:rsidRPr="00000000">
              <w:rPr>
                <w:sz w:val="20"/>
                <w:szCs w:val="20"/>
                <w:rtl w:val="0"/>
              </w:rPr>
              <w:t xml:space="preserve">91</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d9d9d9" w:val="clear"/>
            <w:tcMar>
              <w:top w:w="0.0" w:type="dxa"/>
              <w:left w:w="40.0" w:type="dxa"/>
              <w:bottom w:w="0.0" w:type="dxa"/>
              <w:right w:w="40.0" w:type="dxa"/>
            </w:tcMar>
            <w:vAlign w:val="bottom"/>
          </w:tcPr>
          <w:p w:rsidR="00000000" w:rsidDel="00000000" w:rsidP="00000000" w:rsidRDefault="00000000" w:rsidRPr="00000000" w14:paraId="0000021D">
            <w:pPr>
              <w:widowControl w:val="0"/>
              <w:jc w:val="center"/>
              <w:rPr>
                <w:sz w:val="20"/>
                <w:szCs w:val="20"/>
              </w:rPr>
            </w:pPr>
            <w:r w:rsidDel="00000000" w:rsidR="00000000" w:rsidRPr="00000000">
              <w:rPr>
                <w:b w:val="1"/>
                <w:sz w:val="20"/>
                <w:szCs w:val="20"/>
                <w:rtl w:val="0"/>
              </w:rPr>
              <w:t xml:space="preserve">YY1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E">
            <w:pPr>
              <w:widowControl w:val="0"/>
              <w:jc w:val="center"/>
              <w:rPr>
                <w:sz w:val="20"/>
                <w:szCs w:val="20"/>
              </w:rPr>
            </w:pPr>
            <w:r w:rsidDel="00000000" w:rsidR="00000000" w:rsidRPr="00000000">
              <w:rPr>
                <w:sz w:val="20"/>
                <w:szCs w:val="20"/>
                <w:rtl w:val="0"/>
              </w:rPr>
              <w:t xml:space="preserve">Notch pathway</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1F">
            <w:pPr>
              <w:widowControl w:val="0"/>
              <w:jc w:val="center"/>
              <w:rPr>
                <w:sz w:val="20"/>
                <w:szCs w:val="20"/>
              </w:rPr>
            </w:pPr>
            <w:r w:rsidDel="00000000" w:rsidR="00000000" w:rsidRPr="00000000">
              <w:rPr>
                <w:sz w:val="20"/>
                <w:szCs w:val="20"/>
                <w:rtl w:val="0"/>
              </w:rPr>
              <w:t xml:space="preserve">NICD/YY1</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Transcription regulation, DNA-binding, </w:t>
            </w:r>
            <w:r w:rsidDel="00000000" w:rsidR="00000000" w:rsidRPr="00000000">
              <w:rPr>
                <w:sz w:val="20"/>
                <w:szCs w:val="20"/>
                <w:rtl w:val="0"/>
              </w:rPr>
              <w:t xml:space="preserve">complex activates MYC</w:t>
            </w:r>
            <w:r w:rsidDel="00000000" w:rsidR="00000000" w:rsidRPr="00000000">
              <w:rPr>
                <w:rtl w:val="0"/>
              </w:rPr>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221">
            <w:pPr>
              <w:widowControl w:val="0"/>
              <w:jc w:val="center"/>
              <w:rPr>
                <w:sz w:val="20"/>
                <w:szCs w:val="20"/>
              </w:rPr>
            </w:pPr>
            <w:r w:rsidDel="00000000" w:rsidR="00000000" w:rsidRPr="00000000">
              <w:rPr>
                <w:sz w:val="20"/>
                <w:szCs w:val="20"/>
                <w:rtl w:val="0"/>
              </w:rPr>
              <w:t xml:space="preserve">27.9</w:t>
            </w:r>
            <w:r w:rsidDel="00000000" w:rsidR="00000000" w:rsidRPr="00000000">
              <w:rPr>
                <w:rtl w:val="0"/>
              </w:rPr>
            </w:r>
          </w:p>
        </w:tc>
      </w:tr>
    </w:tbl>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rPr>
            <w:rtl w:val="0"/>
          </w:rPr>
        </w:r>
      </w:ins>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fldChar w:fldCharType="begin"/>
        </w:r>
        <w:r w:rsidDel="00000000" w:rsidR="00000000" w:rsidRPr="00000000">
          <w:instrText xml:space="preserve">HYPERLINK "https://docs.google.com/spreadsheets/d/1o3V4fSwJdRQsEe_qWWJjvElIpiSZ88YfryUB_KCOlSE/edit#gid=964269764"</w:instrText>
        </w:r>
        <w:r w:rsidDel="00000000" w:rsidR="00000000" w:rsidRPr="00000000">
          <w:fldChar w:fldCharType="separate"/>
        </w:r>
        <w:r w:rsidDel="00000000" w:rsidR="00000000" w:rsidRPr="00000000">
          <w:rPr>
            <w:sz w:val="20"/>
            <w:szCs w:val="20"/>
            <w:rtl w:val="0"/>
          </w:rPr>
          <w:t xml:space="preserve">ATTACHED</w:t>
        </w:r>
        <w:r w:rsidDel="00000000" w:rsidR="00000000" w:rsidRPr="00000000">
          <w:fldChar w:fldCharType="end"/>
        </w:r>
        <w:r w:rsidDel="00000000" w:rsidR="00000000" w:rsidRPr="00000000">
          <w:rPr>
            <w:rtl w:val="0"/>
          </w:rPr>
        </w:r>
      </w:ins>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fldChar w:fldCharType="begin"/>
        </w:r>
        <w:r w:rsidDel="00000000" w:rsidR="00000000" w:rsidRPr="00000000">
          <w:instrText xml:space="preserve">HYPERLINK "https://docs.google.com/spreadsheets/d/1o3V4fSwJdRQsEe_qWWJjvElIpiSZ88YfryUB_KCOlSE/edit#gid=964269764"</w:instrText>
        </w:r>
        <w:r w:rsidDel="00000000" w:rsidR="00000000" w:rsidRPr="00000000">
          <w:fldChar w:fldCharType="separate"/>
        </w:r>
        <w:r w:rsidDel="00000000" w:rsidR="00000000" w:rsidRPr="00000000">
          <w:rPr>
            <w:sz w:val="20"/>
            <w:szCs w:val="20"/>
            <w:rtl w:val="0"/>
          </w:rPr>
          <w:t xml:space="preserve">Table S3. siRNA </w:t>
        </w:r>
        <w:r w:rsidDel="00000000" w:rsidR="00000000" w:rsidRPr="00000000">
          <w:fldChar w:fldCharType="end"/>
        </w:r>
        <w:r w:rsidDel="00000000" w:rsidR="00000000" w:rsidRPr="00000000">
          <w:rPr>
            <w:sz w:val="20"/>
            <w:szCs w:val="20"/>
            <w:rtl w:val="0"/>
          </w:rPr>
          <w:t xml:space="preserve">sequences</w:t>
        </w:r>
      </w:ins>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rPr>
            <w:rtl w:val="0"/>
          </w:rPr>
        </w:r>
      </w:ins>
    </w:p>
    <w:tbl>
      <w:tblPr>
        <w:tblStyle w:val="Table6"/>
        <w:tblW w:w="9039.823008849558"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60"/>
        <w:gridCol w:w="825"/>
        <w:gridCol w:w="1965"/>
        <w:gridCol w:w="1260"/>
        <w:gridCol w:w="4029.8230088495575"/>
        <w:tblGridChange w:id="0">
          <w:tblGrid>
            <w:gridCol w:w="960"/>
            <w:gridCol w:w="825"/>
            <w:gridCol w:w="1965"/>
            <w:gridCol w:w="1260"/>
            <w:gridCol w:w="4029.8230088495575"/>
          </w:tblGrid>
        </w:tblGridChange>
      </w:tblGrid>
      <w:tr>
        <w:trPr>
          <w:trHeight w:val="600" w:hRule="atLeast"/>
          <w:ins w:author="Daniel Morgan" w:id="14" w:date="2019-05-13T08:54:07Z"/>
        </w:trPr>
        <w:tc>
          <w:tcPr>
            <w:tcBorders>
              <w:top w:color="000000" w:space="0" w:sz="6" w:val="single"/>
              <w:left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22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Symbol</w:t>
              </w:r>
              <w:r w:rsidDel="00000000" w:rsidR="00000000" w:rsidRPr="00000000">
                <w:rPr>
                  <w:rtl w:val="0"/>
                </w:rPr>
              </w:r>
            </w:ins>
          </w:p>
        </w:tc>
        <w:tc>
          <w:tcPr>
            <w:tcBorders>
              <w:top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22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Entrez Gene</w:t>
              </w:r>
              <w:r w:rsidDel="00000000" w:rsidR="00000000" w:rsidRPr="00000000">
                <w:rPr>
                  <w:rtl w:val="0"/>
                </w:rPr>
              </w:r>
            </w:ins>
          </w:p>
        </w:tc>
        <w:tc>
          <w:tcPr>
            <w:tcBorders>
              <w:top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22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Ensembl Gene</w:t>
              </w:r>
              <w:r w:rsidDel="00000000" w:rsidR="00000000" w:rsidRPr="00000000">
                <w:rPr>
                  <w:rtl w:val="0"/>
                </w:rPr>
              </w:r>
            </w:ins>
          </w:p>
        </w:tc>
        <w:tc>
          <w:tcPr>
            <w:tcBorders>
              <w:top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22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Ambion siRNA ID</w:t>
              </w:r>
              <w:r w:rsidDel="00000000" w:rsidR="00000000" w:rsidRPr="00000000">
                <w:rPr>
                  <w:rtl w:val="0"/>
                </w:rPr>
              </w:r>
            </w:ins>
          </w:p>
        </w:tc>
        <w:tc>
          <w:tcPr>
            <w:tcBorders>
              <w:top w:color="000000"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22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siRNA Sequences</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AES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166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ENSG00000104964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ASX053MJ</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2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GCCUCAAGCUCGAAUGUGATT CAAAGACGAAUUUCAGCUATT GAACAUCGAGAUGCACAAATT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AIB1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8202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ENSG00000124151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ASX04YYH</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CAGUAUAUCGAUUCUCGUUTT CAGUAAGACAGAUACGUCATT GGGCUUUUAUUGCGACCAATT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AKT1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207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ENSG00000142208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ASX04WP6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GCGUGACCAUGAACGAGUUTT GAACAAUCCGAUUCACGUATT CGGUAGCACUUGACCUUUUTT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BIRC5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332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ENSG00000089685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ASX04ZH8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GGACCACCGCAUCUCUACATT GCAGGUUCCUUAUCUGUCATT CAAAGGAAACCAACAAUAATT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3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BRCA1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672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ENSG00000012048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ASX053MG</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GACCCAGUCUAUUAAAGAATT CAGCUACCCUUCCAUCAUATT CAUGCAACAUAACCUGAUATT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BRD4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23476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ENSG00000141867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ASX051I6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UGAGCACAAUCAAGUCUAATT AGAUUGAAAUCGACUUUGATT CCUGAUUACUAUAAGAUCATT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BYSL</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705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ENSG00000112578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ASX055LN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AGGUGGUUGUGGACCCUGATT CCAGGAUUUUUGCCUCUAATT GGGAGGUAUUAUCUAAGUATT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4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891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ENSG00000134057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ASX04ZMX</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CAACAUUACCUGUCAUAUATT GAAAUGUACCCUCCAGAAATT CACUUAUACUAAGCACCAATT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CEBPB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1051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ENSG00000172216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ASX04ZP9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CCGCCUGCCUUUAAAUCCATT GGCCCUGAGUAAUCGCUUATT GUAUAUUUUGGGAAUCUUUTT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CHUK</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1147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ENSG00000213341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ASX04WNH</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GGACUAAAAGAAGACUAUATT GAAGGAUCCAAAGUGUAUATT GCCUAGAGCUAAGUACCAATT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CTNNB1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1499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5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ENSG00000168036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ASX04X6P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GGACCUAUACUUACGAAAATT GGAUGUUCACAACCGAAUUTT CUGUUGGAUUGAUUCGAAATT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7027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ENSG00000198176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ASX04XZ1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CAUCUCCAAUGACAAAUUUTT GCAAGAAGACGGUCAUCGATT GCUCCAAUGGGUCUCAGUATT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DP2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7029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ENSG00000114126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ASX04XZ2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GGUUAUGCUUGGAUGCAGATT GAUCCAUGAUGACAUAGAATT GGACUACUUCUGAACUCUATT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DVL3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1857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ENSG00000161202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6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ASX04X6U</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GGUAAACGAGAUCAACUUUTT CCAGCUUCUUUGACUCAGATT CGGUCACUCUCAACAUGGATT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E2F4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1874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ENSG00000205250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ASX04ZWZ</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AGAAAUCUUUGAUCCCACATT GUAUCGGGCUAAUCGAGAATT GGAUUUACGACAUUACCAATT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ENO1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2023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ENSG00000074800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ASX04ZYQ</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CCGUGACCGAGUCUCUUCATT GCAGGUACAUCUCGCCUGATT CAGUGGUGUCUAUCGAAGATT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FOXM1C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2305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ENSG00000111206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ASX0501W</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7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GCUCAUACCUGGUACCUAUTT CACUAUCAACAAUAGCCUATT GGAUCAAGAUUAUUAACCATT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GCN1L1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10985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ENSG00000089154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ASX0518S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GGUGUAACCGAUUCACUAUTT GCAGCCUUGUUGCUCUUAATT GGCAGUUGAUUGUGGAUGATT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GNL3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26354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ENSG00000163938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ASX051NW</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GGGUUGGAGUAAUUGGUUUTT GUAUUGUGGUAGACAUGAATT CCUCCGAUGUUGUCCUAGATT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JUN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3725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ENSG00000177606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ASX050EK</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GGCACAGCUUAAACAGAAATT GGAUCAAGGCGGAGAGGAATT CCAAGUGCCGAAAAAGGAATT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LKB1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6794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ENSG00000118046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ASX04WWS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GGCUCUUACGGCAAGGUGATT ACAUCACCACGGGUCUGUATT AGGAGGUUACGGCACAAAATT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MAX</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4149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ENSG00000125952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ASX050J3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CAAACGGGCUCAUCAUAAUTT CACACACACCAGCAAGAUATT CAAAGACAGCUUUCACAGUTT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MIZ1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7709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ENSG00000116809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s15211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D">
            <w:pPr>
              <w:widowControl w:val="0"/>
              <w:jc w:val="center"/>
              <w:rPr>
                <w:ins w:author="Daniel Morgan" w:id="14" w:date="2019-05-13T08:54:07Z"/>
                <w:sz w:val="20"/>
                <w:szCs w:val="20"/>
              </w:rPr>
            </w:pPr>
            <w:ins w:author="Daniel Morgan" w:id="14" w:date="2019-05-13T08:54:07Z">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4602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ENSG00000118513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ASX050LY</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CCUCUCAUCUAGUAGAAGATT GGAAAAGCGAAUAAAGGAATT GAAUUGCUCCUAAUGUCAATT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4609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ENSG00000136997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ASX050M5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ACAGCCCACUGGUCCUCAATT GAGCUAAAACGGAGCUUUUTT AGACCUUCAUCAAAAACAUTT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MYCBP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26292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ENSG00000214114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s25391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GUAUGAAGCUAUUGUAGAATT UUCUACAAUAGCUUCAUACTT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NFKB1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4790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ENSG00000109320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ASX053S7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GGCUCAUGUUUACAGCUUUTT CCACCUUCAUUCUCAACUUTT GCAGCUGUAUAAGUUACUATT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P107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5933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ENSG00000080839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ASX04XXC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GCUCUUUGCCUAUAGCUCATT GGAUGGACAUGUCAAAUCUTT CCACCAAAGUUACCACGAATT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P300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2033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ENSG00000100393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ASX04ZYU</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GGACUACCCUAUCAAGUAATT CCACUACUGGAAUUCGGAATT GCCUGGUUAUAUAACCGGATT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P53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7157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ENSG00000141510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ASX053MH</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GUAAUCUACUGGGACGGAATT GAAAUUUGCGUGUGGAGUATT GGUGAACCUUAGUACCUAATT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5925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ENSG00000139687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ASX04XXA</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GGAUAGCAAAACAACUAGATT CCAGUACCAAAGUUGAUAATT GCGUGUAAAUUCUACUGCATT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RELA</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5970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ENSG00000173039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ASX04XXT</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CCCUUUACGUCAUCCCUGATT GGAGUACCCUGAGGCUAUATT GGAUUGAGGAGAAACGUAATT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RPL11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6135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ENSG00000142676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ASX0571N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GGUGCGGGAGUAUGAGUUATT CAACUUCUCAGAUACUGGATT GGAACUUCGCAUCCGCAAATT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6667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ENSG00000185591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ASX04Y7O</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GGCAGACCUUUACAACUCATT CCACAAGCCCAAACAAUCATT GCAACAUGGGAAUUAUGAATT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STAT3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6774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ENSG00000168610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ASX04Y94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GCACCUUCCUGCUAAGAUUTT GGCUGGACAAUAUCAUUGATT GCCUCAAGAUUGACCUAGATT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STAT5B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6777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ENSG00000173757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ASX04Y97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CACCCGCAAUGAUUACAGUTT GGAGACUUGAAUUACCUUATT GCAUCACCAUUGCUUGGAATT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D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TBP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6908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ENSG00000112592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ASX04XTS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CCAACAAUUUAGUAGUUAUTT GCCUAUUCAGAACACCAAUTT CAGUGAAUCUUGGUUGUAATT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TCF7L2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6934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ENSG00000148737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ASX04XU9</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GAUGGAAGCUUACUAGAUUTT CAAUGAAUCAGAAACGAAUTT GGUCAACCAGUGUACCCAATT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TIF1B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10155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ENSG00000130726</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ASX05101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GGCCCUAUUCUGUCACGAATT GCAACAUUGCAGAAGAGCATT GCGGAAAUGUGAGCGUGUATT</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YY1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7528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ENSG00000100811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ASX053W2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AGCUUUUGUUGAGAGUUCATT AGAACUCACCUCCUGAUUATT CAGAAUAUAUGACAGGAAATT</w:t>
              </w:r>
              <w:r w:rsidDel="00000000" w:rsidR="00000000" w:rsidRPr="00000000">
                <w:rPr>
                  <w:rtl w:val="0"/>
                </w:rPr>
              </w:r>
            </w:ins>
          </w:p>
        </w:tc>
      </w:tr>
    </w:tbl>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rPr>
            <w:rtl w:val="0"/>
          </w:rPr>
        </w:r>
      </w:ins>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rPr>
            <w:rtl w:val="0"/>
          </w:rPr>
        </w:r>
      </w:ins>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ns w:author="Daniel Morgan" w:id="14" w:date="2019-05-13T08:54:07Z"/>
          <w:sz w:val="20"/>
          <w:szCs w:val="20"/>
        </w:rPr>
      </w:pPr>
      <w:ins w:author="Daniel Morgan" w:id="14" w:date="2019-05-13T08:54:07Z">
        <w:r w:rsidDel="00000000" w:rsidR="00000000" w:rsidRPr="00000000">
          <w:rPr>
            <w:rtl w:val="0"/>
          </w:rPr>
        </w:r>
      </w:ins>
    </w:p>
    <w:p w:rsidR="00000000" w:rsidDel="00000000" w:rsidP="00000000" w:rsidRDefault="00000000" w:rsidRPr="00000000" w14:paraId="000002F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Table S4. TaqMan assays used for qPCR in Fluidigm Biomark</w:t>
        </w:r>
      </w:ins>
    </w:p>
    <w:tbl>
      <w:tblPr>
        <w:tblStyle w:val="Table7"/>
        <w:tblW w:w="525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10"/>
        <w:gridCol w:w="1410"/>
        <w:gridCol w:w="2430"/>
        <w:tblGridChange w:id="0">
          <w:tblGrid>
            <w:gridCol w:w="1410"/>
            <w:gridCol w:w="1410"/>
            <w:gridCol w:w="2430"/>
          </w:tblGrid>
        </w:tblGridChange>
      </w:tblGrid>
      <w:tr>
        <w:trPr>
          <w:trHeight w:val="580" w:hRule="atLeast"/>
          <w:ins w:author="Daniel Morgan" w:id="14" w:date="2019-05-13T08:54:07Z"/>
        </w:trPr>
        <w:tc>
          <w:tcPr>
            <w:tcBorders>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2F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TATAA Assay</w:t>
              </w:r>
              <w:r w:rsidDel="00000000" w:rsidR="00000000" w:rsidRPr="00000000">
                <w:rPr>
                  <w:rtl w:val="0"/>
                </w:rPr>
              </w:r>
            </w:ins>
          </w:p>
        </w:tc>
        <w:tc>
          <w:tcPr>
            <w:tcBorders>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2F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Gene</w:t>
              </w:r>
              <w:r w:rsidDel="00000000" w:rsidR="00000000" w:rsidRPr="00000000">
                <w:rPr>
                  <w:rtl w:val="0"/>
                </w:rPr>
              </w:r>
            </w:ins>
          </w:p>
        </w:tc>
        <w:tc>
          <w:tcPr>
            <w:tcBorders>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2F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TaqMan Assay</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A">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AES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AES</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Hs01081011_g1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D">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AKT1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AKT1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Hs00920503_m1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0">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BCL2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BCL2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2">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Hs00236808_s1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BIRC5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BIRC5</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5">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Hs04194392_s1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BRCA1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BRCA1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8">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Hs01556193_m1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BRD4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BRD4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B">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Hs04188087_m1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BYSL</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BYSL</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Hs00608266_m1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CCNB1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CCNB1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Hs01030103_m1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2">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CEBPB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CEBPB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Hs00270923_s1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5">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CHUK</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6">
            <w:pPr>
              <w:widowControl w:val="0"/>
              <w:jc w:val="center"/>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CHUK</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7">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Hs00989502_m1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8">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CTBP1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9">
            <w:pPr>
              <w:widowControl w:val="0"/>
              <w:jc w:val="center"/>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CTBP</w:t>
              </w:r>
              <w:r w:rsidDel="00000000" w:rsidR="00000000" w:rsidRPr="00000000">
                <w:rPr>
                  <w:rtl w:val="0"/>
                </w:rPr>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A">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Hs00972284_m1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B">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CTNNB1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C">
            <w:pPr>
              <w:widowControl w:val="0"/>
              <w:jc w:val="center"/>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CTNNB1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D">
            <w:pPr>
              <w:widowControl w:val="0"/>
              <w:rPr>
                <w:ins w:author="Daniel Morgan" w:id="14" w:date="2019-05-13T08:54:07Z"/>
                <w:sz w:val="20"/>
                <w:szCs w:val="20"/>
                <w:highlight w:val="white"/>
              </w:rPr>
            </w:pPr>
            <w:ins w:author="Daniel Morgan" w:id="14" w:date="2019-05-13T08:54:07Z">
              <w:r w:rsidDel="00000000" w:rsidR="00000000" w:rsidRPr="00000000">
                <w:rPr>
                  <w:sz w:val="20"/>
                  <w:szCs w:val="20"/>
                  <w:highlight w:val="white"/>
                  <w:rtl w:val="0"/>
                </w:rPr>
                <w:t xml:space="preserve">Hs00170025_m1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DVL3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1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DVL3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0">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Hs00610263_m1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E2F4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E2F4</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Hs00608098_m1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ENO1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ENO1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Hs00361415_m1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EP300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P300</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Hs00914223_m1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A">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FOXM1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FOXM1C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Hs01073586_m1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D">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GCN1L1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GCN1L1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Hs00412445_m1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0">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GNL3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1">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GNL3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2">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Hs00205071_m1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JUN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JUN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5">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Hs01103582_s1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JUND</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JUND</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8">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Hs00534289_s1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MAX_g1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MAX</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B">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Hs00811069_g1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MAX_m1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MAX</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Hs01105523_m1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Hs00920556_m1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2">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Hs00153408_m1</w:t>
              </w:r>
            </w:ins>
          </w:p>
        </w:tc>
      </w:tr>
      <w:tr>
        <w:trPr>
          <w:trHeight w:val="36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5">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MYCBP-GJA+</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MYCBP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Hs00429315_g1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8">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MYCL</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LMYC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A">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Hs00607136_g1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B">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MYCL1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LMYC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D">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Hs00420495_m1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MYCN</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NMYC</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0">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Hs00232074_m1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NCOA3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AIB1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Hs00180722_m1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NFKB1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NFKB1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Hs00765730_m1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RB1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Hs01078066_m1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A">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RBL1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B">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P107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Hs00765707_m1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D">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RELA</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E">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RELA</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5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Hs01042010_m1</w:t>
              </w:r>
            </w:ins>
          </w:p>
        </w:tc>
      </w:tr>
      <w:tr>
        <w:trPr>
          <w:trHeight w:val="300" w:hRule="atLeast"/>
          <w:ins w:author="Daniel Morgan" w:id="14" w:date="2019-05-13T08:54:07Z"/>
        </w:trPr>
        <w:tc>
          <w:tcPr>
            <w:gridSpan w:val="3"/>
            <w:tcBorders>
              <w:left w:color="000000" w:space="0" w:sz="6" w:val="single"/>
              <w:bottom w:color="000000" w:space="0" w:sz="6" w:val="single"/>
              <w:right w:color="000000" w:space="0" w:sz="6" w:val="single"/>
            </w:tcBorders>
            <w:shd w:fill="b7b7b7" w:val="clear"/>
            <w:tcMar>
              <w:top w:w="0.0" w:type="dxa"/>
              <w:left w:w="40.0" w:type="dxa"/>
              <w:bottom w:w="0.0" w:type="dxa"/>
              <w:right w:w="40.0" w:type="dxa"/>
            </w:tcMar>
            <w:vAlign w:val="bottom"/>
          </w:tcPr>
          <w:p w:rsidR="00000000" w:rsidDel="00000000" w:rsidP="00000000" w:rsidRDefault="00000000" w:rsidRPr="00000000" w14:paraId="0000036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RNA spike assay</w:t>
              </w:r>
              <w:r w:rsidDel="00000000" w:rsidR="00000000" w:rsidRPr="00000000">
                <w:rPr>
                  <w:rtl w:val="0"/>
                </w:rPr>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RPL11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4">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RPL11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5">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Hs00831112_s1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SP1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7">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8">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Hs00916521_m1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STAT3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A">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STAT3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B">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Hs01047580_m1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C">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STAT5B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D">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STAT5B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Hs00560035_m1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6F">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STK11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0">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LKB1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Hs00975988_m1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2">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TBP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3">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TBP</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Hs00427620_m1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5">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TCF7L2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6">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TCF7L2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Hs01009044_m1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8">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TFDP1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9">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DP1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A">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Hs00955491_gH</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B">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TFDP2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C">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DP2</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D">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Hs00963605_m1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E">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TP53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7F">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P53</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0">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Hs01034249_m1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1">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TRIM28</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2">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TIF1B</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3">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Hs00232212_m1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4">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YY1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5">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YY1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6">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Hs00231533_m1</w:t>
              </w:r>
            </w:ins>
          </w:p>
        </w:tc>
      </w:tr>
      <w:tr>
        <w:trPr>
          <w:trHeight w:val="300" w:hRule="atLeast"/>
          <w:ins w:author="Daniel Morgan" w:id="14" w:date="2019-05-13T08:54:07Z"/>
        </w:trPr>
        <w:tc>
          <w:tcPr>
            <w:tcBorders>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7">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ZBTB17</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8">
            <w:pPr>
              <w:widowControl w:val="0"/>
              <w:jc w:val="center"/>
              <w:rPr>
                <w:ins w:author="Daniel Morgan" w:id="14" w:date="2019-05-13T08:54:07Z"/>
                <w:sz w:val="20"/>
                <w:szCs w:val="20"/>
              </w:rPr>
            </w:pPr>
            <w:ins w:author="Daniel Morgan" w:id="14" w:date="2019-05-13T08:54:07Z">
              <w:r w:rsidDel="00000000" w:rsidR="00000000" w:rsidRPr="00000000">
                <w:rPr>
                  <w:sz w:val="20"/>
                  <w:szCs w:val="20"/>
                  <w:rtl w:val="0"/>
                </w:rPr>
                <w:t xml:space="preserve">MIZ1</w:t>
              </w:r>
            </w:ins>
          </w:p>
        </w:tc>
        <w:tc>
          <w:tcPr>
            <w:tcBorders>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89">
            <w:pPr>
              <w:widowControl w:val="0"/>
              <w:rPr>
                <w:ins w:author="Daniel Morgan" w:id="14" w:date="2019-05-13T08:54:07Z"/>
                <w:sz w:val="20"/>
                <w:szCs w:val="20"/>
              </w:rPr>
            </w:pPr>
            <w:ins w:author="Daniel Morgan" w:id="14" w:date="2019-05-13T08:54:07Z">
              <w:r w:rsidDel="00000000" w:rsidR="00000000" w:rsidRPr="00000000">
                <w:rPr>
                  <w:sz w:val="20"/>
                  <w:szCs w:val="20"/>
                  <w:rtl w:val="0"/>
                </w:rPr>
                <w:t xml:space="preserve">Hs01114794_g1</w:t>
              </w:r>
            </w:ins>
          </w:p>
        </w:tc>
      </w:tr>
    </w:tbl>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sectPr>
      <w:headerReference r:id="rId131" w:type="default"/>
      <w:headerReference r:id="rId132" w:type="first"/>
      <w:footerReference r:id="rId133" w:type="default"/>
      <w:footerReference r:id="rId134" w:type="first"/>
      <w:pgSz w:h="16838" w:w="11906"/>
      <w:pgMar w:bottom="1440" w:top="1440" w:left="1440" w:right="1440" w:header="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k Sonnhammer" w:id="16" w:date="2019-06-03T15:07:58Z">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 should be between 0 and 1, 1 being a perfect prediction.  This can't be R^2.</w:t>
      </w:r>
    </w:p>
  </w:comment>
  <w:comment w:author="Daniel Morgan" w:id="17" w:date="2019-06-07T07:40:30Z">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+t@nordlinglab.org perhaps this is 1 to -infinity formulation mentioned in wikipedia, and we simply can divide by some common average to get between 1 and 0?</w:t>
      </w:r>
    </w:p>
  </w:comment>
  <w:comment w:author="Erik Sonnhammer" w:id="18" w:date="2019-06-07T11:49:04Z">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the GS code for R2 look like? Did Andreas write it?</w:t>
      </w:r>
    </w:p>
  </w:comment>
  <w:comment w:author="Daniel Morgan" w:id="19" w:date="2019-06-11T08:52:42Z">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R^2 79 = -3, 97= -10, 125=-12, 150=-20</w:t>
      </w:r>
    </w:p>
  </w:comment>
  <w:comment w:author="Erik Sonnhammer" w:id="11" w:date="2019-06-03T15:26:17Z">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question was How do the authors plan to build on these advances</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incorporate such data into their methodology?</w:t>
      </w:r>
    </w:p>
  </w:comment>
  <w:comment w:author="Erik Sonnhammer" w:id="15" w:date="2019-06-04T10:32:03Z">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'sweet spot'</w:t>
      </w:r>
    </w:p>
  </w:comment>
  <w:comment w:author="Daniel Morgan" w:id="10" w:date="2019-05-14T09:22:41Z">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R#3 posits these cannot be predicted from same sample. We need to more clearly/explicitly explain how left out genes are assembled after prediction by non-removed genes</w:t>
      </w:r>
    </w:p>
  </w:comment>
  <w:comment w:author="Daniel Morgan" w:id="2" w:date="2019-05-14T09:20:01Z">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ChIP validation shows yeast is much better than random (R#3)</w:t>
      </w:r>
    </w:p>
  </w:comment>
  <w:comment w:author="Erik Sonnhammer" w:id="3" w:date="2019-06-03T13:16:43Z">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looking at Fig 2a in Marbach.  What ChIP validation?</w:t>
      </w:r>
    </w:p>
  </w:comment>
  <w:comment w:author="Daniel Morgan" w:id="0" w:date="2019-05-13T08:25:54Z">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and update to mention stef's JC paper on module detection</w:t>
      </w:r>
    </w:p>
  </w:comment>
  <w:comment w:author="Daniel Morgan" w:id="1" w:date="2019-05-13T08:26:16Z">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comprehensive evaluation of module detection methods for gene expression data" Saelens 2018</w:t>
      </w:r>
    </w:p>
  </w:comment>
  <w:comment w:author="Daniel Morgan" w:id="12" w:date="2019-05-13T08:59:58Z">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bonneau caught our expt failure -- need to rework this phrasing</w:t>
      </w:r>
    </w:p>
  </w:comment>
  <w:comment w:author="Daniel Morgan" w:id="4" w:date="2019-05-13T10:44:56Z">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to be very naïve about how translational research and drug development actually proceed. In general, readers know that basic research is essential to the development of treatments, but it is naïve to point to this particular research as especially promising for drug development. In fact, the results do not warrant any claims about significant contributions to the understanding or treatment of cancer.</w:t>
      </w:r>
    </w:p>
  </w:comment>
  <w:comment w:author="Erik Sonnhammer" w:id="5" w:date="2019-06-03T13:37:34Z">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1 referee complained about this - I think we can just say that we wrote "may potentially", i.e. we don't claim more than that.  It is a very hot cancer area so it is not inconceivable.</w:t>
      </w:r>
    </w:p>
  </w:comment>
  <w:comment w:author="Daniel Morgan" w:id="6" w:date="2019-06-04T12:03:53Z">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and remove trailing "however..."?</w:t>
      </w:r>
    </w:p>
  </w:comment>
  <w:comment w:author="Daniel Morgan" w:id="7" w:date="2019-05-21T14:07:01Z">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move methods after results and discussion to highlight findings/that this isnt an inference method paper</w:t>
      </w:r>
    </w:p>
  </w:comment>
  <w:comment w:author="Daniel Morgan" w:id="20" w:date="2019-06-11T08:54:09Z">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+erik.sonnhammer@scilifelab.se just present these top performers, rest are far below</w:t>
      </w:r>
    </w:p>
  </w:comment>
  <w:comment w:author="Erik Sonnhammer" w:id="9" w:date="2019-06-03T14:56:36Z">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how R2 is calculated.</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it as R^2</w:t>
      </w:r>
    </w:p>
  </w:comment>
  <w:comment w:author="Daniel Morgan" w:id="13" w:date="2019-05-13T08:15:28Z">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evidence for coverage, just predictiveness</w:t>
      </w:r>
    </w:p>
  </w:comment>
  <w:comment w:author="Erik Sonnhammer" w:id="14" w:date="2019-06-03T15:33:18Z">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we picked 125 over 79 although 79 was better, but lower coverage</w:t>
      </w:r>
    </w:p>
  </w:comment>
  <w:comment w:author="Daniel Morgan" w:id="8" w:date="2019-06-04T12:21:51Z">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jc w:val="cente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zXZWa3/XPQD+OM6e" TargetMode="External"/><Relationship Id="rId42" Type="http://schemas.openxmlformats.org/officeDocument/2006/relationships/hyperlink" Target="https://dcolin.shinyapps.io/CancerGRN/" TargetMode="External"/><Relationship Id="rId41" Type="http://schemas.openxmlformats.org/officeDocument/2006/relationships/image" Target="media/image15.png"/><Relationship Id="rId44" Type="http://schemas.openxmlformats.org/officeDocument/2006/relationships/image" Target="media/image14.png"/><Relationship Id="rId43" Type="http://schemas.openxmlformats.org/officeDocument/2006/relationships/hyperlink" Target="https://dcolin.shinyapps.io/CancerGRN/" TargetMode="External"/><Relationship Id="rId46" Type="http://schemas.openxmlformats.org/officeDocument/2006/relationships/image" Target="media/image9.png"/><Relationship Id="rId45" Type="http://schemas.openxmlformats.org/officeDocument/2006/relationships/image" Target="media/image6.png"/><Relationship Id="rId107" Type="http://schemas.openxmlformats.org/officeDocument/2006/relationships/hyperlink" Target="http://paperpile.com/b/zXZWa3/bPDA" TargetMode="External"/><Relationship Id="rId106" Type="http://schemas.openxmlformats.org/officeDocument/2006/relationships/hyperlink" Target="http://paperpile.com/b/zXZWa3/24Nk" TargetMode="External"/><Relationship Id="rId105" Type="http://schemas.openxmlformats.org/officeDocument/2006/relationships/hyperlink" Target="http://paperpile.com/b/zXZWa3/EPRm" TargetMode="External"/><Relationship Id="rId104" Type="http://schemas.openxmlformats.org/officeDocument/2006/relationships/hyperlink" Target="http://paperpile.com/b/zXZWa3/yTsx" TargetMode="External"/><Relationship Id="rId109" Type="http://schemas.openxmlformats.org/officeDocument/2006/relationships/hyperlink" Target="http://paperpile.com/b/zXZWa3/5tHb" TargetMode="External"/><Relationship Id="rId108" Type="http://schemas.openxmlformats.org/officeDocument/2006/relationships/hyperlink" Target="http://paperpile.com/b/zXZWa3/510J" TargetMode="External"/><Relationship Id="rId48" Type="http://schemas.openxmlformats.org/officeDocument/2006/relationships/image" Target="media/image7.png"/><Relationship Id="rId47" Type="http://schemas.openxmlformats.org/officeDocument/2006/relationships/image" Target="media/image10.png"/><Relationship Id="rId49" Type="http://schemas.openxmlformats.org/officeDocument/2006/relationships/hyperlink" Target="https://paperpile.com/c/zXZWa3/gu9x" TargetMode="External"/><Relationship Id="rId103" Type="http://schemas.openxmlformats.org/officeDocument/2006/relationships/hyperlink" Target="http://paperpile.com/b/zXZWa3/jFc1" TargetMode="External"/><Relationship Id="rId102" Type="http://schemas.openxmlformats.org/officeDocument/2006/relationships/hyperlink" Target="http://paperpile.com/b/zXZWa3/yP9S" TargetMode="External"/><Relationship Id="rId101" Type="http://schemas.openxmlformats.org/officeDocument/2006/relationships/hyperlink" Target="http://paperpile.com/b/zXZWa3/EoYr" TargetMode="External"/><Relationship Id="rId100" Type="http://schemas.openxmlformats.org/officeDocument/2006/relationships/hyperlink" Target="http://paperpile.com/b/zXZWa3/rOlG" TargetMode="External"/><Relationship Id="rId31" Type="http://schemas.openxmlformats.org/officeDocument/2006/relationships/hyperlink" Target="https://paperpile.com/c/zXZWa3/xsWx" TargetMode="External"/><Relationship Id="rId30" Type="http://schemas.openxmlformats.org/officeDocument/2006/relationships/hyperlink" Target="https://paperpile.com/c/zXZWa3/A254" TargetMode="External"/><Relationship Id="rId33" Type="http://schemas.openxmlformats.org/officeDocument/2006/relationships/hyperlink" Target="https://paperpile.com/c/zXZWa3/gu9x" TargetMode="External"/><Relationship Id="rId32" Type="http://schemas.openxmlformats.org/officeDocument/2006/relationships/hyperlink" Target="https://paperpile.com/c/zXZWa3/hCc2" TargetMode="External"/><Relationship Id="rId35" Type="http://schemas.openxmlformats.org/officeDocument/2006/relationships/hyperlink" Target="https://paperpile.com/c/zXZWa3/OM6e" TargetMode="External"/><Relationship Id="rId34" Type="http://schemas.openxmlformats.org/officeDocument/2006/relationships/hyperlink" Target="https://paperpile.com/c/zXZWa3/gu9x" TargetMode="External"/><Relationship Id="rId37" Type="http://schemas.openxmlformats.org/officeDocument/2006/relationships/hyperlink" Target="https://paperpile.com/c/zXZWa3/mOzF" TargetMode="External"/><Relationship Id="rId36" Type="http://schemas.openxmlformats.org/officeDocument/2006/relationships/hyperlink" Target="https://paperpile.com/c/zXZWa3/GbOH" TargetMode="External"/><Relationship Id="rId39" Type="http://schemas.openxmlformats.org/officeDocument/2006/relationships/hyperlink" Target="https://paperpile.com/c/zXZWa3/vNMq" TargetMode="External"/><Relationship Id="rId38" Type="http://schemas.openxmlformats.org/officeDocument/2006/relationships/hyperlink" Target="https://paperpile.com/c/zXZWa3/4Xer" TargetMode="External"/><Relationship Id="rId20" Type="http://schemas.openxmlformats.org/officeDocument/2006/relationships/hyperlink" Target="https://paperpile.com/c/zXZWa3/0TVT" TargetMode="External"/><Relationship Id="rId22" Type="http://schemas.openxmlformats.org/officeDocument/2006/relationships/hyperlink" Target="https://paperpile.com/c/zXZWa3/A6AT" TargetMode="External"/><Relationship Id="rId21" Type="http://schemas.openxmlformats.org/officeDocument/2006/relationships/hyperlink" Target="https://paperpile.com/c/zXZWa3/uWFj" TargetMode="External"/><Relationship Id="rId24" Type="http://schemas.openxmlformats.org/officeDocument/2006/relationships/hyperlink" Target="https://paperpile.com/c/zXZWa3/0TVT" TargetMode="External"/><Relationship Id="rId23" Type="http://schemas.openxmlformats.org/officeDocument/2006/relationships/hyperlink" Target="https://paperpile.com/c/zXZWa3/mOzF+GCFj" TargetMode="External"/><Relationship Id="rId129" Type="http://schemas.openxmlformats.org/officeDocument/2006/relationships/hyperlink" Target="https://paperpile.com/c/zXZWa3/5tHb" TargetMode="External"/><Relationship Id="rId128" Type="http://schemas.openxmlformats.org/officeDocument/2006/relationships/hyperlink" Target="https://paperpile.com/c/zXZWa3/vDmm" TargetMode="External"/><Relationship Id="rId127" Type="http://schemas.openxmlformats.org/officeDocument/2006/relationships/hyperlink" Target="https://paperpile.com/c/zXZWa3/510J" TargetMode="External"/><Relationship Id="rId126" Type="http://schemas.openxmlformats.org/officeDocument/2006/relationships/hyperlink" Target="https://paperpile.com/c/zXZWa3/510J" TargetMode="External"/><Relationship Id="rId26" Type="http://schemas.openxmlformats.org/officeDocument/2006/relationships/hyperlink" Target="https://paperpile.com/c/zXZWa3/EKQW" TargetMode="External"/><Relationship Id="rId121" Type="http://schemas.openxmlformats.org/officeDocument/2006/relationships/hyperlink" Target="https://paperpile.com/c/zXZWa3/24Nk+bPDA" TargetMode="External"/><Relationship Id="rId25" Type="http://schemas.openxmlformats.org/officeDocument/2006/relationships/hyperlink" Target="https://paperpile.com/c/zXZWa3/GCFj" TargetMode="External"/><Relationship Id="rId120" Type="http://schemas.openxmlformats.org/officeDocument/2006/relationships/hyperlink" Target="https://www.ncbi.nlm.nih.gov/pubmed/28766687/" TargetMode="External"/><Relationship Id="rId28" Type="http://schemas.openxmlformats.org/officeDocument/2006/relationships/hyperlink" Target="https://paperpile.com/c/zXZWa3/TjKn" TargetMode="External"/><Relationship Id="rId27" Type="http://schemas.openxmlformats.org/officeDocument/2006/relationships/hyperlink" Target="https://paperpile.com/c/zXZWa3/LE0Y" TargetMode="External"/><Relationship Id="rId125" Type="http://schemas.openxmlformats.org/officeDocument/2006/relationships/hyperlink" Target="https://www.ncbi.nlm.nih.gov/biosystems/712093?Sel=geneid:1499#show=genes" TargetMode="External"/><Relationship Id="rId29" Type="http://schemas.openxmlformats.org/officeDocument/2006/relationships/hyperlink" Target="https://paperpile.com/c/zXZWa3/8nxy" TargetMode="External"/><Relationship Id="rId124" Type="http://schemas.openxmlformats.org/officeDocument/2006/relationships/hyperlink" Target="https://www.ncbi.nlm.nih.gov/biosystems/712093?Sel=geneid:1499#show=genes" TargetMode="External"/><Relationship Id="rId123" Type="http://schemas.openxmlformats.org/officeDocument/2006/relationships/hyperlink" Target="https://www.ncbi.nlm.nih.gov/pubmed/27665842/" TargetMode="External"/><Relationship Id="rId122" Type="http://schemas.openxmlformats.org/officeDocument/2006/relationships/hyperlink" Target="https://www.ncbi.nlm.nih.gov/biosystems/921162?Sel=geneid:891#show=genes" TargetMode="External"/><Relationship Id="rId95" Type="http://schemas.openxmlformats.org/officeDocument/2006/relationships/hyperlink" Target="http://paperpile.com/b/zXZWa3/vNMq" TargetMode="External"/><Relationship Id="rId94" Type="http://schemas.openxmlformats.org/officeDocument/2006/relationships/hyperlink" Target="about:blank" TargetMode="External"/><Relationship Id="rId97" Type="http://schemas.openxmlformats.org/officeDocument/2006/relationships/hyperlink" Target="http://paperpile.com/b/zXZWa3/OaKW" TargetMode="External"/><Relationship Id="rId96" Type="http://schemas.openxmlformats.org/officeDocument/2006/relationships/hyperlink" Target="http://paperpile.com/b/zXZWa3/XPQD" TargetMode="External"/><Relationship Id="rId11" Type="http://schemas.openxmlformats.org/officeDocument/2006/relationships/hyperlink" Target="https://paperpile.com/c/zXZWa3/zaRc" TargetMode="External"/><Relationship Id="rId99" Type="http://schemas.openxmlformats.org/officeDocument/2006/relationships/hyperlink" Target="http://paperpile.com/b/zXZWa3/Du0X" TargetMode="External"/><Relationship Id="rId10" Type="http://schemas.openxmlformats.org/officeDocument/2006/relationships/hyperlink" Target="https://bitbucket.org/sonnhammergrni/genespider/src/BFECV/" TargetMode="External"/><Relationship Id="rId98" Type="http://schemas.openxmlformats.org/officeDocument/2006/relationships/hyperlink" Target="http://paperpile.com/b/zXZWa3/vDmm" TargetMode="External"/><Relationship Id="rId13" Type="http://schemas.openxmlformats.org/officeDocument/2006/relationships/hyperlink" Target="https://paperpile.com/c/zXZWa3/xdT0" TargetMode="External"/><Relationship Id="rId12" Type="http://schemas.openxmlformats.org/officeDocument/2006/relationships/hyperlink" Target="https://paperpile.com/c/zXZWa3/W8ds+s4I1" TargetMode="External"/><Relationship Id="rId91" Type="http://schemas.openxmlformats.org/officeDocument/2006/relationships/hyperlink" Target="http://paperpile.com/b/zXZWa3/GbOH" TargetMode="External"/><Relationship Id="rId90" Type="http://schemas.openxmlformats.org/officeDocument/2006/relationships/hyperlink" Target="http://paperpile.com/b/zXZWa3/OM6e" TargetMode="External"/><Relationship Id="rId93" Type="http://schemas.openxmlformats.org/officeDocument/2006/relationships/hyperlink" Target="http://paperpile.com/b/zXZWa3/4Xer" TargetMode="External"/><Relationship Id="rId92" Type="http://schemas.openxmlformats.org/officeDocument/2006/relationships/hyperlink" Target="http://dx.doi.org/10.1111/j.2517-6161.1996.tb02080.x" TargetMode="External"/><Relationship Id="rId118" Type="http://schemas.openxmlformats.org/officeDocument/2006/relationships/image" Target="media/image4.png"/><Relationship Id="rId117" Type="http://schemas.openxmlformats.org/officeDocument/2006/relationships/image" Target="media/image2.png"/><Relationship Id="rId116" Type="http://schemas.openxmlformats.org/officeDocument/2006/relationships/image" Target="media/image1.png"/><Relationship Id="rId115" Type="http://schemas.openxmlformats.org/officeDocument/2006/relationships/image" Target="media/image8.png"/><Relationship Id="rId119" Type="http://schemas.openxmlformats.org/officeDocument/2006/relationships/image" Target="media/image5.png"/><Relationship Id="rId15" Type="http://schemas.openxmlformats.org/officeDocument/2006/relationships/hyperlink" Target="https://paperpile.com/c/zXZWa3/IRbH" TargetMode="External"/><Relationship Id="rId110" Type="http://schemas.openxmlformats.org/officeDocument/2006/relationships/image" Target="media/image17.png"/><Relationship Id="rId14" Type="http://schemas.openxmlformats.org/officeDocument/2006/relationships/hyperlink" Target="https://paperpile.com/c/zXZWa3/QmPz" TargetMode="External"/><Relationship Id="rId17" Type="http://schemas.openxmlformats.org/officeDocument/2006/relationships/hyperlink" Target="https://paperpile.com/c/zXZWa3/6yto" TargetMode="External"/><Relationship Id="rId16" Type="http://schemas.openxmlformats.org/officeDocument/2006/relationships/hyperlink" Target="https://paperpile.com/c/zXZWa3/4WVH" TargetMode="External"/><Relationship Id="rId19" Type="http://schemas.openxmlformats.org/officeDocument/2006/relationships/hyperlink" Target="https://paperpile.com/c/zXZWa3/AbJT" TargetMode="External"/><Relationship Id="rId114" Type="http://schemas.openxmlformats.org/officeDocument/2006/relationships/image" Target="media/image18.png"/><Relationship Id="rId18" Type="http://schemas.openxmlformats.org/officeDocument/2006/relationships/hyperlink" Target="https://paperpile.com/c/zXZWa3/q1oS" TargetMode="External"/><Relationship Id="rId113" Type="http://schemas.openxmlformats.org/officeDocument/2006/relationships/image" Target="media/image3.png"/><Relationship Id="rId112" Type="http://schemas.openxmlformats.org/officeDocument/2006/relationships/image" Target="media/image13.png"/><Relationship Id="rId111" Type="http://schemas.openxmlformats.org/officeDocument/2006/relationships/image" Target="media/image11.png"/><Relationship Id="rId84" Type="http://schemas.openxmlformats.org/officeDocument/2006/relationships/hyperlink" Target="http://paperpile.com/b/zXZWa3/A254" TargetMode="External"/><Relationship Id="rId83" Type="http://schemas.openxmlformats.org/officeDocument/2006/relationships/hyperlink" Target="http://www.tataa.com/wp-content/uploads/2012/10/prodblad_v03_tataa-CelluLyser.pdf" TargetMode="External"/><Relationship Id="rId86" Type="http://schemas.openxmlformats.org/officeDocument/2006/relationships/hyperlink" Target="https://webshop.tataa.com/dokument/Manual_TATAA%20Universal%20RNA%20Spike%20I%20SYBR-%20Probe_v1.3.pdf" TargetMode="External"/><Relationship Id="rId85" Type="http://schemas.openxmlformats.org/officeDocument/2006/relationships/hyperlink" Target="http://paperpile.com/b/zXZWa3/xsWx" TargetMode="External"/><Relationship Id="rId88" Type="http://schemas.openxmlformats.org/officeDocument/2006/relationships/hyperlink" Target="https://www.bioconductor.org/packages/release/bioc/html/ddCt.html" TargetMode="External"/><Relationship Id="rId87" Type="http://schemas.openxmlformats.org/officeDocument/2006/relationships/hyperlink" Target="http://paperpile.com/b/zXZWa3/hCc2" TargetMode="External"/><Relationship Id="rId89" Type="http://schemas.openxmlformats.org/officeDocument/2006/relationships/hyperlink" Target="http://paperpile.com/b/zXZWa3/gu9x" TargetMode="External"/><Relationship Id="rId80" Type="http://schemas.openxmlformats.org/officeDocument/2006/relationships/hyperlink" Target="http://paperpile.com/b/zXZWa3/8nxy" TargetMode="External"/><Relationship Id="rId82" Type="http://schemas.openxmlformats.org/officeDocument/2006/relationships/hyperlink" Target="http://paperpile.com/b/zXZWa3/8nxy" TargetMode="External"/><Relationship Id="rId81" Type="http://schemas.openxmlformats.org/officeDocument/2006/relationships/hyperlink" Target="http://paperpile.com/b/zXZWa3/8nx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colin.shinyapps.io/CancerGR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Erik.Sonnhammer@SciLifeLab.se" TargetMode="External"/><Relationship Id="rId8" Type="http://schemas.openxmlformats.org/officeDocument/2006/relationships/hyperlink" Target="https://dcolin.shinyapps.io/CancerGRN/" TargetMode="External"/><Relationship Id="rId73" Type="http://schemas.openxmlformats.org/officeDocument/2006/relationships/hyperlink" Target="http://paperpile.com/b/zXZWa3/A6AT" TargetMode="External"/><Relationship Id="rId72" Type="http://schemas.openxmlformats.org/officeDocument/2006/relationships/hyperlink" Target="http://paperpile.com/b/zXZWa3/uWFj" TargetMode="External"/><Relationship Id="rId75" Type="http://schemas.openxmlformats.org/officeDocument/2006/relationships/hyperlink" Target="http://paperpile.com/b/zXZWa3/GCFj" TargetMode="External"/><Relationship Id="rId74" Type="http://schemas.openxmlformats.org/officeDocument/2006/relationships/hyperlink" Target="http://paperpile.com/b/zXZWa3/mOzF" TargetMode="External"/><Relationship Id="rId77" Type="http://schemas.openxmlformats.org/officeDocument/2006/relationships/hyperlink" Target="http://paperpile.com/b/zXZWa3/LE0Y" TargetMode="External"/><Relationship Id="rId76" Type="http://schemas.openxmlformats.org/officeDocument/2006/relationships/hyperlink" Target="http://paperpile.com/b/zXZWa3/EKQW" TargetMode="External"/><Relationship Id="rId79" Type="http://schemas.openxmlformats.org/officeDocument/2006/relationships/hyperlink" Target="http://tools.thermofisher.com/content/sfs/manuals/4452440C.pdf" TargetMode="External"/><Relationship Id="rId78" Type="http://schemas.openxmlformats.org/officeDocument/2006/relationships/hyperlink" Target="http://paperpile.com/b/zXZWa3/TjKn" TargetMode="External"/><Relationship Id="rId71" Type="http://schemas.openxmlformats.org/officeDocument/2006/relationships/hyperlink" Target="http://dx.doi.org/10.1093/bioinformatics/bty764" TargetMode="External"/><Relationship Id="rId70" Type="http://schemas.openxmlformats.org/officeDocument/2006/relationships/hyperlink" Target="http://paperpile.com/b/zXZWa3/0TVT" TargetMode="External"/><Relationship Id="rId132" Type="http://schemas.openxmlformats.org/officeDocument/2006/relationships/header" Target="header2.xml"/><Relationship Id="rId131" Type="http://schemas.openxmlformats.org/officeDocument/2006/relationships/header" Target="header1.xml"/><Relationship Id="rId130" Type="http://schemas.openxmlformats.org/officeDocument/2006/relationships/hyperlink" Target="https://paperpile.com/c/zXZWa3/5tHb" TargetMode="External"/><Relationship Id="rId134" Type="http://schemas.openxmlformats.org/officeDocument/2006/relationships/footer" Target="footer2.xml"/><Relationship Id="rId133" Type="http://schemas.openxmlformats.org/officeDocument/2006/relationships/footer" Target="footer1.xml"/><Relationship Id="rId62" Type="http://schemas.openxmlformats.org/officeDocument/2006/relationships/hyperlink" Target="http://paperpile.com/b/zXZWa3/s4I1" TargetMode="External"/><Relationship Id="rId61" Type="http://schemas.openxmlformats.org/officeDocument/2006/relationships/hyperlink" Target="http://paperpile.com/b/zXZWa3/W8ds" TargetMode="External"/><Relationship Id="rId64" Type="http://schemas.openxmlformats.org/officeDocument/2006/relationships/hyperlink" Target="http://paperpile.com/b/zXZWa3/QmPz" TargetMode="External"/><Relationship Id="rId63" Type="http://schemas.openxmlformats.org/officeDocument/2006/relationships/hyperlink" Target="http://paperpile.com/b/zXZWa3/xdT0" TargetMode="External"/><Relationship Id="rId66" Type="http://schemas.openxmlformats.org/officeDocument/2006/relationships/hyperlink" Target="http://paperpile.com/b/zXZWa3/4WVH" TargetMode="External"/><Relationship Id="rId65" Type="http://schemas.openxmlformats.org/officeDocument/2006/relationships/hyperlink" Target="http://paperpile.com/b/zXZWa3/IRbH" TargetMode="External"/><Relationship Id="rId68" Type="http://schemas.openxmlformats.org/officeDocument/2006/relationships/hyperlink" Target="http://paperpile.com/b/zXZWa3/q1oS" TargetMode="External"/><Relationship Id="rId67" Type="http://schemas.openxmlformats.org/officeDocument/2006/relationships/hyperlink" Target="http://paperpile.com/b/zXZWa3/6yto" TargetMode="External"/><Relationship Id="rId60" Type="http://schemas.openxmlformats.org/officeDocument/2006/relationships/hyperlink" Target="http://paperpile.com/b/zXZWa3/zaRc" TargetMode="External"/><Relationship Id="rId69" Type="http://schemas.openxmlformats.org/officeDocument/2006/relationships/hyperlink" Target="http://paperpile.com/b/zXZWa3/AbJT" TargetMode="External"/><Relationship Id="rId51" Type="http://schemas.openxmlformats.org/officeDocument/2006/relationships/hyperlink" Target="https://paperpile.com/c/zXZWa3/OaKW" TargetMode="External"/><Relationship Id="rId50" Type="http://schemas.openxmlformats.org/officeDocument/2006/relationships/hyperlink" Target="https://paperpile.com/c/zXZWa3/gu9x" TargetMode="External"/><Relationship Id="rId53" Type="http://schemas.openxmlformats.org/officeDocument/2006/relationships/hyperlink" Target="https://paperpile.com/c/zXZWa3/Du0X" TargetMode="External"/><Relationship Id="rId52" Type="http://schemas.openxmlformats.org/officeDocument/2006/relationships/hyperlink" Target="https://paperpile.com/c/zXZWa3/vDmm" TargetMode="External"/><Relationship Id="rId55" Type="http://schemas.openxmlformats.org/officeDocument/2006/relationships/hyperlink" Target="https://paperpile.com/c/zXZWa3/A254+EoYr+yP9S" TargetMode="External"/><Relationship Id="rId54" Type="http://schemas.openxmlformats.org/officeDocument/2006/relationships/hyperlink" Target="https://paperpile.com/c/zXZWa3/rOlG" TargetMode="External"/><Relationship Id="rId57" Type="http://schemas.openxmlformats.org/officeDocument/2006/relationships/hyperlink" Target="https://paperpile.com/c/zXZWa3/yTsx" TargetMode="External"/><Relationship Id="rId56" Type="http://schemas.openxmlformats.org/officeDocument/2006/relationships/hyperlink" Target="https://paperpile.com/c/zXZWa3/jFc1" TargetMode="External"/><Relationship Id="rId59" Type="http://schemas.openxmlformats.org/officeDocument/2006/relationships/hyperlink" Target="https://paperpile.com/c/zXZWa3/6yto" TargetMode="External"/><Relationship Id="rId58" Type="http://schemas.openxmlformats.org/officeDocument/2006/relationships/hyperlink" Target="https://paperpile.com/c/zXZWa3/EPR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